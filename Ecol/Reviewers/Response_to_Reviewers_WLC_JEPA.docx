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2543" w:rsidRPr="00D72543" w:rsidRDefault="00D72543" w:rsidP="00D72543">
      <w:pPr>
        <w:jc w:val="cente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highlight w:val="green"/>
        </w:rPr>
        <w:t>Lines in green are answered</w:t>
      </w:r>
    </w:p>
    <w:p w:rsidR="00D72543" w:rsidRDefault="00D72543" w:rsidP="00D72543">
      <w:pPr>
        <w:jc w:val="cente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highlight w:val="cyan"/>
        </w:rPr>
        <w:t>Lines in blue need confirmation from William and/or Rashid</w:t>
      </w:r>
    </w:p>
    <w:p w:rsidR="00084E32" w:rsidRDefault="00084E32" w:rsidP="00D72543">
      <w:pPr>
        <w:jc w:val="center"/>
        <w:rPr>
          <w:rFonts w:ascii="Times New Roman" w:eastAsia="Times New Roman" w:hAnsi="Times New Roman" w:cs="Times New Roman"/>
          <w:color w:val="000000" w:themeColor="text1"/>
        </w:rPr>
      </w:pPr>
    </w:p>
    <w:p w:rsidR="00084E32" w:rsidRDefault="00084E32" w:rsidP="00D72543">
      <w:pPr>
        <w:jc w:val="center"/>
        <w:rPr>
          <w:rFonts w:ascii="Times New Roman" w:eastAsia="Times New Roman" w:hAnsi="Times New Roman" w:cs="Times New Roman"/>
          <w:color w:val="000000" w:themeColor="text1"/>
        </w:rPr>
      </w:pPr>
    </w:p>
    <w:p w:rsidR="00084E32" w:rsidRPr="00D72543" w:rsidRDefault="00084E32" w:rsidP="00084E32">
      <w:pPr>
        <w:rPr>
          <w:rFonts w:ascii="Times New Roman" w:hAnsi="Times New Roman" w:cs="Times New Roman"/>
          <w:color w:val="000000" w:themeColor="text1"/>
        </w:rPr>
      </w:pPr>
      <w:r>
        <w:rPr>
          <w:rFonts w:ascii="Times New Roman" w:hAnsi="Times New Roman" w:cs="Times New Roman"/>
          <w:color w:val="000000" w:themeColor="text1"/>
        </w:rPr>
        <w:t>---------------------------------------------------------------------------------------------------------------------</w:t>
      </w:r>
    </w:p>
    <w:p w:rsidR="00084E32" w:rsidRPr="00D72543" w:rsidRDefault="00084E32" w:rsidP="00084E32">
      <w:pPr>
        <w:jc w:val="center"/>
        <w:rPr>
          <w:rFonts w:ascii="Times New Roman" w:hAnsi="Times New Roman" w:cs="Times New Roman"/>
          <w:color w:val="000000" w:themeColor="text1"/>
        </w:rPr>
      </w:pPr>
      <w:r w:rsidRPr="00084E32">
        <w:rPr>
          <w:rFonts w:ascii="Times New Roman" w:hAnsi="Times New Roman" w:cs="Times New Roman"/>
          <w:b/>
          <w:bCs/>
          <w:color w:val="000000" w:themeColor="text1"/>
        </w:rPr>
        <w:t xml:space="preserve">Recommendation of </w:t>
      </w:r>
      <w:r w:rsidRPr="00084E32">
        <w:rPr>
          <w:rFonts w:ascii="Times New Roman" w:eastAsia="Times New Roman" w:hAnsi="Times New Roman" w:cs="Times New Roman"/>
          <w:b/>
          <w:bCs/>
          <w:color w:val="000000" w:themeColor="text1"/>
        </w:rPr>
        <w:t xml:space="preserve">David </w:t>
      </w:r>
      <w:proofErr w:type="spellStart"/>
      <w:r w:rsidRPr="00084E32">
        <w:rPr>
          <w:rFonts w:ascii="Times New Roman" w:eastAsia="Times New Roman" w:hAnsi="Times New Roman" w:cs="Times New Roman"/>
          <w:b/>
          <w:bCs/>
          <w:color w:val="000000" w:themeColor="text1"/>
        </w:rPr>
        <w:t>VanderZwaag</w:t>
      </w:r>
      <w:proofErr w:type="spellEnd"/>
      <w:r w:rsidRPr="00084E32">
        <w:rPr>
          <w:rFonts w:ascii="Times New Roman" w:eastAsia="Times New Roman" w:hAnsi="Times New Roman" w:cs="Times New Roman"/>
          <w:b/>
          <w:bCs/>
          <w:color w:val="000000" w:themeColor="text1"/>
        </w:rPr>
        <w:br/>
      </w:r>
      <w:r>
        <w:rPr>
          <w:rFonts w:ascii="Times New Roman" w:hAnsi="Times New Roman" w:cs="Times New Roman"/>
          <w:color w:val="000000" w:themeColor="text1"/>
        </w:rPr>
        <w:t>---------------------------------------------------------------------------------------------------------------------</w:t>
      </w:r>
    </w:p>
    <w:p w:rsidR="00084E32" w:rsidRDefault="00084E32" w:rsidP="00084E32">
      <w:pPr>
        <w:rPr>
          <w:rFonts w:ascii="Helvetica" w:eastAsia="Times New Roman" w:hAnsi="Helvetica" w:cs="Times New Roman"/>
          <w:color w:val="000000" w:themeColor="text1"/>
          <w:sz w:val="18"/>
          <w:szCs w:val="18"/>
        </w:rPr>
      </w:pPr>
    </w:p>
    <w:p w:rsidR="00084E32" w:rsidRDefault="00084E32" w:rsidP="00084E32">
      <w:pPr>
        <w:rPr>
          <w:rFonts w:ascii="Helvetica" w:eastAsia="Times New Roman" w:hAnsi="Helvetica" w:cs="Times New Roman"/>
          <w:color w:val="000000" w:themeColor="text1"/>
          <w:sz w:val="18"/>
          <w:szCs w:val="18"/>
        </w:rPr>
      </w:pPr>
      <w:r w:rsidRPr="001C7395">
        <w:rPr>
          <w:rFonts w:ascii="Helvetica" w:eastAsia="Times New Roman" w:hAnsi="Helvetica" w:cs="Times New Roman"/>
          <w:color w:val="000000" w:themeColor="text1"/>
          <w:sz w:val="18"/>
          <w:szCs w:val="18"/>
        </w:rPr>
        <w:br/>
      </w:r>
      <w:r w:rsidRPr="001C7395">
        <w:rPr>
          <w:rFonts w:ascii="Helvetica" w:eastAsia="Times New Roman" w:hAnsi="Helvetica" w:cs="Times New Roman"/>
          <w:color w:val="000000" w:themeColor="text1"/>
          <w:sz w:val="18"/>
          <w:szCs w:val="18"/>
        </w:rPr>
        <w:br/>
        <w:t> I fully agree with the detailed comments by the two reviewers. The</w:t>
      </w:r>
      <w:r w:rsidRPr="001C7395">
        <w:rPr>
          <w:rFonts w:ascii="Helvetica" w:eastAsia="Times New Roman" w:hAnsi="Helvetica" w:cs="Times New Roman"/>
          <w:color w:val="000000" w:themeColor="text1"/>
          <w:sz w:val="18"/>
          <w:szCs w:val="18"/>
        </w:rPr>
        <w:br/>
        <w:t> article should be substantially revised to address all the critical</w:t>
      </w:r>
      <w:r w:rsidRPr="001C7395">
        <w:rPr>
          <w:rFonts w:ascii="Helvetica" w:eastAsia="Times New Roman" w:hAnsi="Helvetica" w:cs="Times New Roman"/>
          <w:color w:val="000000" w:themeColor="text1"/>
          <w:sz w:val="18"/>
          <w:szCs w:val="18"/>
        </w:rPr>
        <w:br/>
        <w:t> comments.</w:t>
      </w:r>
    </w:p>
    <w:p w:rsidR="00084E32" w:rsidRDefault="00084E32" w:rsidP="00084E32">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 xml:space="preserve">Response: </w:t>
      </w:r>
      <w:r>
        <w:rPr>
          <w:rFonts w:ascii="Times New Roman" w:eastAsia="Times New Roman" w:hAnsi="Times New Roman" w:cs="Times New Roman"/>
          <w:color w:val="000000" w:themeColor="text1"/>
        </w:rPr>
        <w:t>All comments made by reviewers have been addressed in the new version of the manuscript</w:t>
      </w:r>
    </w:p>
    <w:p w:rsidR="00084E32" w:rsidRDefault="00084E32" w:rsidP="00084E32">
      <w:pPr>
        <w:rPr>
          <w:rFonts w:ascii="Helvetica" w:eastAsia="Times New Roman" w:hAnsi="Helvetica" w:cs="Times New Roman"/>
          <w:color w:val="000000" w:themeColor="text1"/>
          <w:sz w:val="18"/>
          <w:szCs w:val="18"/>
        </w:rPr>
      </w:pPr>
      <w:r w:rsidRPr="001C7395">
        <w:rPr>
          <w:rFonts w:ascii="Helvetica" w:eastAsia="Times New Roman" w:hAnsi="Helvetica" w:cs="Times New Roman"/>
          <w:color w:val="000000" w:themeColor="text1"/>
          <w:sz w:val="18"/>
          <w:szCs w:val="18"/>
        </w:rPr>
        <w:br/>
        <w:t> </w:t>
      </w:r>
      <w:r w:rsidRPr="001C7395">
        <w:rPr>
          <w:rFonts w:ascii="Helvetica" w:eastAsia="Times New Roman" w:hAnsi="Helvetica" w:cs="Times New Roman"/>
          <w:color w:val="000000" w:themeColor="text1"/>
          <w:sz w:val="18"/>
          <w:szCs w:val="18"/>
          <w:highlight w:val="green"/>
        </w:rPr>
        <w:t>The authors</w:t>
      </w:r>
      <w:r w:rsidRPr="001C7395">
        <w:rPr>
          <w:rFonts w:ascii="Helvetica" w:eastAsia="Times New Roman" w:hAnsi="Helvetica" w:cs="Times New Roman"/>
          <w:color w:val="000000" w:themeColor="text1"/>
          <w:sz w:val="18"/>
          <w:szCs w:val="18"/>
        </w:rPr>
        <w:t xml:space="preserve"> need to be consistent and accurate in distinguishing formal</w:t>
      </w:r>
      <w:r w:rsidRPr="001C7395">
        <w:rPr>
          <w:rFonts w:ascii="Helvetica" w:eastAsia="Times New Roman" w:hAnsi="Helvetica" w:cs="Times New Roman"/>
          <w:color w:val="000000" w:themeColor="text1"/>
          <w:sz w:val="18"/>
          <w:szCs w:val="18"/>
        </w:rPr>
        <w:br/>
        <w:t> fisheries treaties and informal fisheries arrangements. </w:t>
      </w:r>
      <w:r w:rsidRPr="001C7395">
        <w:rPr>
          <w:rFonts w:ascii="Helvetica" w:eastAsia="Times New Roman" w:hAnsi="Helvetica" w:cs="Times New Roman"/>
          <w:color w:val="000000" w:themeColor="text1"/>
          <w:sz w:val="18"/>
          <w:szCs w:val="18"/>
        </w:rPr>
        <w:br/>
        <w:t> The Gulf of Maine fisheries management situation might best be described</w:t>
      </w:r>
      <w:r w:rsidRPr="001C7395">
        <w:rPr>
          <w:rFonts w:ascii="Helvetica" w:eastAsia="Times New Roman" w:hAnsi="Helvetica" w:cs="Times New Roman"/>
          <w:color w:val="000000" w:themeColor="text1"/>
          <w:sz w:val="18"/>
          <w:szCs w:val="18"/>
        </w:rPr>
        <w:br/>
        <w:t> as a transboundary fisheries management arrangement as there is no</w:t>
      </w:r>
      <w:r w:rsidRPr="001C7395">
        <w:rPr>
          <w:rFonts w:ascii="Helvetica" w:eastAsia="Times New Roman" w:hAnsi="Helvetica" w:cs="Times New Roman"/>
          <w:color w:val="000000" w:themeColor="text1"/>
          <w:sz w:val="18"/>
          <w:szCs w:val="18"/>
        </w:rPr>
        <w:br/>
        <w:t> overarching treaty but cooperation is based on exchanges of letters and</w:t>
      </w:r>
      <w:r w:rsidRPr="001C7395">
        <w:rPr>
          <w:rFonts w:ascii="Helvetica" w:eastAsia="Times New Roman" w:hAnsi="Helvetica" w:cs="Times New Roman"/>
          <w:color w:val="000000" w:themeColor="text1"/>
          <w:sz w:val="18"/>
          <w:szCs w:val="18"/>
        </w:rPr>
        <w:br/>
        <w:t> institutional mechanisms. The authors might also note how</w:t>
      </w:r>
      <w:r w:rsidRPr="001C7395">
        <w:rPr>
          <w:rFonts w:ascii="Helvetica" w:eastAsia="Times New Roman" w:hAnsi="Helvetica" w:cs="Times New Roman"/>
          <w:color w:val="000000" w:themeColor="text1"/>
          <w:sz w:val="18"/>
          <w:szCs w:val="18"/>
        </w:rPr>
        <w:br/>
        <w:t> many transboundary stocks are not yet under any agreed to conservation</w:t>
      </w:r>
      <w:r w:rsidRPr="001C7395">
        <w:rPr>
          <w:rFonts w:ascii="Helvetica" w:eastAsia="Times New Roman" w:hAnsi="Helvetica" w:cs="Times New Roman"/>
          <w:color w:val="000000" w:themeColor="text1"/>
          <w:sz w:val="18"/>
          <w:szCs w:val="18"/>
        </w:rPr>
        <w:br/>
        <w:t> measures, for example, Atlantic mackerel and herring. </w:t>
      </w:r>
    </w:p>
    <w:p w:rsidR="00084E32" w:rsidRDefault="00084E32" w:rsidP="00084E32">
      <w:pPr>
        <w:rPr>
          <w:rFonts w:ascii="Times New Roman" w:eastAsia="Times New Roman" w:hAnsi="Times New Roman" w:cs="Times New Roman"/>
          <w:b/>
          <w:bCs/>
          <w:color w:val="000000" w:themeColor="text1"/>
        </w:rPr>
      </w:pPr>
    </w:p>
    <w:p w:rsidR="00084E32" w:rsidRDefault="00084E32" w:rsidP="00084E32">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 xml:space="preserve">Response: </w:t>
      </w:r>
      <w:r>
        <w:rPr>
          <w:rFonts w:ascii="Times New Roman" w:eastAsia="Times New Roman" w:hAnsi="Times New Roman" w:cs="Times New Roman"/>
          <w:color w:val="000000" w:themeColor="text1"/>
        </w:rPr>
        <w:t>We have changed the Gulf of Maine agreement to “arrangement” and have expanded the discussion on those species not currently co-managed by Canada and the US.</w:t>
      </w:r>
      <w:r w:rsidRPr="001C7395">
        <w:rPr>
          <w:rFonts w:ascii="Helvetica" w:eastAsia="Times New Roman" w:hAnsi="Helvetica" w:cs="Times New Roman"/>
          <w:color w:val="000000" w:themeColor="text1"/>
          <w:sz w:val="18"/>
          <w:szCs w:val="18"/>
        </w:rPr>
        <w:br/>
      </w:r>
      <w:r w:rsidRPr="001C7395">
        <w:rPr>
          <w:rFonts w:ascii="Helvetica" w:eastAsia="Times New Roman" w:hAnsi="Helvetica" w:cs="Times New Roman"/>
          <w:color w:val="000000" w:themeColor="text1"/>
          <w:sz w:val="18"/>
          <w:szCs w:val="18"/>
        </w:rPr>
        <w:br/>
        <w:t> </w:t>
      </w:r>
      <w:r w:rsidRPr="001C7395">
        <w:rPr>
          <w:rFonts w:ascii="Helvetica" w:eastAsia="Times New Roman" w:hAnsi="Helvetica" w:cs="Times New Roman"/>
          <w:color w:val="000000" w:themeColor="text1"/>
          <w:sz w:val="18"/>
          <w:szCs w:val="18"/>
          <w:highlight w:val="green"/>
        </w:rPr>
        <w:t>In line 28,</w:t>
      </w:r>
      <w:r w:rsidRPr="001C7395">
        <w:rPr>
          <w:rFonts w:ascii="Helvetica" w:eastAsia="Times New Roman" w:hAnsi="Helvetica" w:cs="Times New Roman"/>
          <w:color w:val="000000" w:themeColor="text1"/>
          <w:sz w:val="18"/>
          <w:szCs w:val="18"/>
        </w:rPr>
        <w:t xml:space="preserve"> the United Nations incentivized actions in 1982, not 1985, as</w:t>
      </w:r>
      <w:r w:rsidRPr="001C7395">
        <w:rPr>
          <w:rFonts w:ascii="Helvetica" w:eastAsia="Times New Roman" w:hAnsi="Helvetica" w:cs="Times New Roman"/>
          <w:color w:val="000000" w:themeColor="text1"/>
          <w:sz w:val="18"/>
          <w:szCs w:val="18"/>
        </w:rPr>
        <w:br/>
        <w:t> the Convention on the Law of the Sea was adopted in 1982.</w:t>
      </w:r>
      <w:r w:rsidRPr="001C7395">
        <w:rPr>
          <w:rFonts w:ascii="Helvetica" w:eastAsia="Times New Roman" w:hAnsi="Helvetica" w:cs="Times New Roman"/>
          <w:color w:val="000000" w:themeColor="text1"/>
          <w:sz w:val="18"/>
          <w:szCs w:val="18"/>
        </w:rPr>
        <w:br/>
      </w:r>
      <w:r w:rsidRPr="00D93101">
        <w:rPr>
          <w:rFonts w:ascii="Times New Roman" w:eastAsia="Times New Roman" w:hAnsi="Times New Roman" w:cs="Times New Roman"/>
          <w:b/>
          <w:bCs/>
          <w:color w:val="000000" w:themeColor="text1"/>
        </w:rPr>
        <w:t xml:space="preserve">Response: </w:t>
      </w:r>
      <w:r w:rsidRPr="00D93101">
        <w:rPr>
          <w:rFonts w:ascii="Times New Roman" w:eastAsia="Times New Roman" w:hAnsi="Times New Roman" w:cs="Times New Roman"/>
          <w:color w:val="000000" w:themeColor="text1"/>
        </w:rPr>
        <w:t>Addressed in text</w:t>
      </w:r>
    </w:p>
    <w:p w:rsidR="00084E32" w:rsidRPr="001C7395" w:rsidRDefault="00084E32" w:rsidP="00084E32">
      <w:pPr>
        <w:rPr>
          <w:rFonts w:ascii="Times New Roman" w:eastAsia="Times New Roman" w:hAnsi="Times New Roman" w:cs="Times New Roman"/>
          <w:color w:val="000000" w:themeColor="text1"/>
        </w:rPr>
      </w:pPr>
      <w:r w:rsidRPr="001C7395">
        <w:rPr>
          <w:rFonts w:ascii="Helvetica" w:eastAsia="Times New Roman" w:hAnsi="Helvetica" w:cs="Times New Roman"/>
          <w:color w:val="000000" w:themeColor="text1"/>
          <w:sz w:val="18"/>
          <w:szCs w:val="18"/>
        </w:rPr>
        <w:br/>
        <w:t> The final article of this Special Issue by Engler and Saunders is</w:t>
      </w:r>
      <w:r w:rsidRPr="001C7395">
        <w:rPr>
          <w:rFonts w:ascii="Helvetica" w:eastAsia="Times New Roman" w:hAnsi="Helvetica" w:cs="Times New Roman"/>
          <w:color w:val="000000" w:themeColor="text1"/>
          <w:sz w:val="18"/>
          <w:szCs w:val="18"/>
        </w:rPr>
        <w:br/>
        <w:t> expected to be submitted within the next few weeks. The authors should</w:t>
      </w:r>
      <w:r w:rsidRPr="001C7395">
        <w:rPr>
          <w:rFonts w:ascii="Helvetica" w:eastAsia="Times New Roman" w:hAnsi="Helvetica" w:cs="Times New Roman"/>
          <w:color w:val="000000" w:themeColor="text1"/>
          <w:sz w:val="18"/>
          <w:szCs w:val="18"/>
        </w:rPr>
        <w:br/>
        <w:t> consider cross referencing to that article also to ensure an "integrated"</w:t>
      </w:r>
      <w:r w:rsidRPr="001C7395">
        <w:rPr>
          <w:rFonts w:ascii="Helvetica" w:eastAsia="Times New Roman" w:hAnsi="Helvetica" w:cs="Times New Roman"/>
          <w:color w:val="000000" w:themeColor="text1"/>
          <w:sz w:val="18"/>
          <w:szCs w:val="18"/>
        </w:rPr>
        <w:br/>
        <w:t> set of papers.</w:t>
      </w:r>
    </w:p>
    <w:p w:rsidR="00D72543" w:rsidRDefault="00D72543" w:rsidP="00D72543">
      <w:pPr>
        <w:rPr>
          <w:rFonts w:ascii="Times New Roman" w:hAnsi="Times New Roman" w:cs="Times New Roman"/>
          <w:color w:val="000000" w:themeColor="text1"/>
        </w:rPr>
      </w:pPr>
    </w:p>
    <w:p w:rsidR="00D72543"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p>
    <w:p w:rsidR="00D72543" w:rsidRDefault="00D72543" w:rsidP="00D72543">
      <w:pPr>
        <w:jc w:val="center"/>
        <w:rPr>
          <w:rFonts w:ascii="Times New Roman" w:hAnsi="Times New Roman" w:cs="Times New Roman"/>
          <w:b/>
          <w:bCs/>
          <w:color w:val="000000" w:themeColor="text1"/>
        </w:rPr>
      </w:pPr>
      <w:r w:rsidRPr="00D72543">
        <w:rPr>
          <w:rFonts w:ascii="Times New Roman" w:hAnsi="Times New Roman" w:cs="Times New Roman"/>
          <w:b/>
          <w:bCs/>
          <w:color w:val="000000" w:themeColor="text1"/>
        </w:rPr>
        <w:t>Recommendation of Anonymous</w:t>
      </w:r>
      <w:r w:rsidRPr="00D72543">
        <w:rPr>
          <w:rStyle w:val="apple-converted-space"/>
          <w:rFonts w:ascii="Times New Roman" w:hAnsi="Times New Roman" w:cs="Times New Roman"/>
          <w:b/>
          <w:bCs/>
          <w:color w:val="000000" w:themeColor="text1"/>
        </w:rPr>
        <w:t> </w:t>
      </w:r>
      <w:r w:rsidRPr="00D72543">
        <w:rPr>
          <w:rFonts w:ascii="Times New Roman" w:hAnsi="Times New Roman" w:cs="Times New Roman"/>
          <w:b/>
          <w:bCs/>
          <w:color w:val="000000" w:themeColor="text1"/>
        </w:rPr>
        <w:t xml:space="preserve">Reviewer </w:t>
      </w:r>
      <w:r>
        <w:rPr>
          <w:rFonts w:ascii="Times New Roman" w:hAnsi="Times New Roman" w:cs="Times New Roman"/>
          <w:b/>
          <w:bCs/>
          <w:color w:val="000000" w:themeColor="text1"/>
        </w:rPr>
        <w:t>A</w:t>
      </w:r>
    </w:p>
    <w:p w:rsidR="00D72543"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p>
    <w:p w:rsidR="00EE67D1"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b/>
          <w:bCs/>
          <w:color w:val="000000" w:themeColor="text1"/>
        </w:rPr>
        <w:t>Comments to Author:</w:t>
      </w:r>
      <w:r w:rsidRPr="00D72543">
        <w:rPr>
          <w:rFonts w:ascii="Times New Roman" w:eastAsia="Times New Roman" w:hAnsi="Times New Roman" w:cs="Times New Roman"/>
          <w:b/>
          <w:bCs/>
          <w:color w:val="000000" w:themeColor="text1"/>
        </w:rPr>
        <w:br/>
      </w:r>
      <w:r w:rsidRPr="00D72543">
        <w:rPr>
          <w:rFonts w:ascii="Times New Roman" w:eastAsia="Times New Roman" w:hAnsi="Times New Roman" w:cs="Times New Roman"/>
          <w:color w:val="000000" w:themeColor="text1"/>
        </w:rPr>
        <w:t> I found the subject matter of "Challenges to transboundary fisheries</w:t>
      </w:r>
      <w:r w:rsidRPr="00D72543">
        <w:rPr>
          <w:rFonts w:ascii="Times New Roman" w:eastAsia="Times New Roman" w:hAnsi="Times New Roman" w:cs="Times New Roman"/>
          <w:color w:val="000000" w:themeColor="text1"/>
        </w:rPr>
        <w:br/>
        <w:t> management in North America under climate change" to be timely and</w:t>
      </w:r>
      <w:r w:rsidRPr="00D72543">
        <w:rPr>
          <w:rFonts w:ascii="Times New Roman" w:eastAsia="Times New Roman" w:hAnsi="Times New Roman" w:cs="Times New Roman"/>
          <w:color w:val="000000" w:themeColor="text1"/>
        </w:rPr>
        <w:br/>
        <w:t> interesting. The authors examine the transboundary management</w:t>
      </w:r>
      <w:r w:rsidRPr="00D72543">
        <w:rPr>
          <w:rFonts w:ascii="Times New Roman" w:eastAsia="Times New Roman" w:hAnsi="Times New Roman" w:cs="Times New Roman"/>
          <w:color w:val="000000" w:themeColor="text1"/>
        </w:rPr>
        <w:br/>
        <w:t> implications for 33 stocks that are shared by the U.S. and Canada on the</w:t>
      </w:r>
      <w:r w:rsidRPr="00D72543">
        <w:rPr>
          <w:rFonts w:ascii="Times New Roman" w:eastAsia="Times New Roman" w:hAnsi="Times New Roman" w:cs="Times New Roman"/>
          <w:color w:val="000000" w:themeColor="text1"/>
        </w:rPr>
        <w:br/>
        <w:t> east and west coast of each country, which is an important area of</w:t>
      </w:r>
      <w:r w:rsidRPr="00D72543">
        <w:rPr>
          <w:rFonts w:ascii="Times New Roman" w:eastAsia="Times New Roman" w:hAnsi="Times New Roman" w:cs="Times New Roman"/>
          <w:color w:val="000000" w:themeColor="text1"/>
        </w:rPr>
        <w:br/>
        <w:t> research as stock shifts are happening more rapidly and finding workable</w:t>
      </w:r>
      <w:r w:rsidRPr="00D72543">
        <w:rPr>
          <w:rFonts w:ascii="Times New Roman" w:eastAsia="Times New Roman" w:hAnsi="Times New Roman" w:cs="Times New Roman"/>
          <w:color w:val="000000" w:themeColor="text1"/>
        </w:rPr>
        <w:br/>
        <w:t> solutions for improving the climate-readiness of national and</w:t>
      </w:r>
      <w:r w:rsidRPr="00D72543">
        <w:rPr>
          <w:rFonts w:ascii="Times New Roman" w:eastAsia="Times New Roman" w:hAnsi="Times New Roman" w:cs="Times New Roman"/>
          <w:color w:val="000000" w:themeColor="text1"/>
        </w:rPr>
        <w:br/>
        <w:t> international fisheries management is of the utmost importance. </w:t>
      </w:r>
    </w:p>
    <w:p w:rsidR="00EE67D1" w:rsidRDefault="00EE67D1" w:rsidP="00841065">
      <w:pPr>
        <w:rPr>
          <w:rFonts w:ascii="Times New Roman" w:eastAsia="Times New Roman" w:hAnsi="Times New Roman" w:cs="Times New Roman"/>
          <w:color w:val="000000" w:themeColor="text1"/>
        </w:rPr>
      </w:pPr>
    </w:p>
    <w:p w:rsidR="00EE67D1" w:rsidRDefault="00EE67D1" w:rsidP="00841065">
      <w:pPr>
        <w:rPr>
          <w:rFonts w:ascii="Times New Roman" w:eastAsia="Times New Roman" w:hAnsi="Times New Roman" w:cs="Times New Roman"/>
          <w:color w:val="000000" w:themeColor="text1"/>
        </w:rPr>
      </w:pPr>
      <w:r w:rsidRPr="00404D20">
        <w:rPr>
          <w:rFonts w:ascii="Times New Roman" w:eastAsia="Times New Roman" w:hAnsi="Times New Roman" w:cs="Times New Roman"/>
          <w:b/>
          <w:bCs/>
          <w:color w:val="000000" w:themeColor="text1"/>
        </w:rPr>
        <w:lastRenderedPageBreak/>
        <w:t>Response</w:t>
      </w:r>
      <w:r>
        <w:rPr>
          <w:rFonts w:ascii="Times New Roman" w:eastAsia="Times New Roman" w:hAnsi="Times New Roman" w:cs="Times New Roman"/>
          <w:color w:val="000000" w:themeColor="text1"/>
        </w:rPr>
        <w:t>: Thank you for recognizing the importance of the paper.</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However, I found that the paper did not go quite far enough to really</w:t>
      </w:r>
      <w:r w:rsidR="00275845" w:rsidRPr="00D72543">
        <w:rPr>
          <w:rFonts w:ascii="Times New Roman" w:eastAsia="Times New Roman" w:hAnsi="Times New Roman" w:cs="Times New Roman"/>
          <w:color w:val="000000" w:themeColor="text1"/>
        </w:rPr>
        <w:br/>
        <w:t> make a novel contribution in that it just looked at the amount of species</w:t>
      </w:r>
      <w:r w:rsidR="00275845" w:rsidRPr="00D72543">
        <w:rPr>
          <w:rFonts w:ascii="Times New Roman" w:eastAsia="Times New Roman" w:hAnsi="Times New Roman" w:cs="Times New Roman"/>
          <w:color w:val="000000" w:themeColor="text1"/>
        </w:rPr>
        <w:br/>
        <w:t> change for stocks that are shared and jointly managed by the US and</w:t>
      </w:r>
      <w:r w:rsidR="00275845" w:rsidRPr="00D72543">
        <w:rPr>
          <w:rFonts w:ascii="Times New Roman" w:eastAsia="Times New Roman" w:hAnsi="Times New Roman" w:cs="Times New Roman"/>
          <w:color w:val="000000" w:themeColor="text1"/>
        </w:rPr>
        <w:br/>
        <w:t> Canada relative to current management areas and stock share agreements</w:t>
      </w:r>
      <w:r w:rsidR="00275845" w:rsidRPr="00D72543">
        <w:rPr>
          <w:rFonts w:ascii="Times New Roman" w:eastAsia="Times New Roman" w:hAnsi="Times New Roman" w:cs="Times New Roman"/>
          <w:color w:val="000000" w:themeColor="text1"/>
          <w:highlight w:val="green"/>
        </w:rPr>
        <w:t>. I</w:t>
      </w:r>
      <w:r w:rsidR="00275845" w:rsidRPr="00D72543">
        <w:rPr>
          <w:rFonts w:ascii="Times New Roman" w:eastAsia="Times New Roman" w:hAnsi="Times New Roman" w:cs="Times New Roman"/>
          <w:color w:val="000000" w:themeColor="text1"/>
          <w:highlight w:val="green"/>
        </w:rPr>
        <w:br/>
        <w:t> think that more focus on the particular solutions and strategies that</w:t>
      </w:r>
      <w:r w:rsidR="00275845" w:rsidRPr="00D72543">
        <w:rPr>
          <w:rFonts w:ascii="Times New Roman" w:eastAsia="Times New Roman" w:hAnsi="Times New Roman" w:cs="Times New Roman"/>
          <w:color w:val="000000" w:themeColor="text1"/>
          <w:highlight w:val="green"/>
        </w:rPr>
        <w:br/>
        <w:t> could/should be employed specific to each case study would go a long way</w:t>
      </w:r>
      <w:r w:rsidR="00275845" w:rsidRPr="00D72543">
        <w:rPr>
          <w:rFonts w:ascii="Times New Roman" w:eastAsia="Times New Roman" w:hAnsi="Times New Roman" w:cs="Times New Roman"/>
          <w:color w:val="000000" w:themeColor="text1"/>
          <w:highlight w:val="green"/>
        </w:rPr>
        <w:br/>
        <w:t> to improve the paper and make this a very worthy contribution.</w:t>
      </w:r>
      <w:r w:rsidR="00275845" w:rsidRPr="00D72543">
        <w:rPr>
          <w:rFonts w:ascii="Times New Roman" w:eastAsia="Times New Roman" w:hAnsi="Times New Roman" w:cs="Times New Roman"/>
          <w:color w:val="000000" w:themeColor="text1"/>
        </w:rPr>
        <w:t xml:space="preserve"> Given that</w:t>
      </w:r>
      <w:r w:rsidR="00275845" w:rsidRPr="00D72543">
        <w:rPr>
          <w:rFonts w:ascii="Times New Roman" w:eastAsia="Times New Roman" w:hAnsi="Times New Roman" w:cs="Times New Roman"/>
          <w:color w:val="000000" w:themeColor="text1"/>
        </w:rPr>
        <w:br/>
        <w:t> the modeling is based on previously published bioclimatic envelope</w:t>
      </w:r>
      <w:r w:rsidR="00275845" w:rsidRPr="00D72543">
        <w:rPr>
          <w:rFonts w:ascii="Times New Roman" w:eastAsia="Times New Roman" w:hAnsi="Times New Roman" w:cs="Times New Roman"/>
          <w:color w:val="000000" w:themeColor="text1"/>
        </w:rPr>
        <w:br/>
        <w:t> models, there was nothing new in the modeling that I could see except</w:t>
      </w:r>
      <w:r w:rsidR="00275845" w:rsidRPr="00D72543">
        <w:rPr>
          <w:rFonts w:ascii="Times New Roman" w:eastAsia="Times New Roman" w:hAnsi="Times New Roman" w:cs="Times New Roman"/>
          <w:color w:val="000000" w:themeColor="text1"/>
        </w:rPr>
        <w:br/>
        <w:t> that the authors were looking specifically at the species under joint</w:t>
      </w:r>
      <w:r w:rsidR="00275845" w:rsidRPr="00D72543">
        <w:rPr>
          <w:rFonts w:ascii="Times New Roman" w:eastAsia="Times New Roman" w:hAnsi="Times New Roman" w:cs="Times New Roman"/>
          <w:color w:val="000000" w:themeColor="text1"/>
        </w:rPr>
        <w:br/>
        <w:t> management frameworks. </w:t>
      </w:r>
    </w:p>
    <w:p w:rsidR="00EE67D1" w:rsidRDefault="00EE67D1" w:rsidP="00841065">
      <w:pPr>
        <w:rPr>
          <w:rFonts w:ascii="Times New Roman" w:eastAsia="Times New Roman" w:hAnsi="Times New Roman" w:cs="Times New Roman"/>
          <w:color w:val="000000" w:themeColor="text1"/>
        </w:rPr>
      </w:pPr>
    </w:p>
    <w:p w:rsidR="00EE67D1" w:rsidRDefault="00EE67D1" w:rsidP="00841065">
      <w:pPr>
        <w:rPr>
          <w:rFonts w:ascii="Times New Roman" w:eastAsia="Times New Roman" w:hAnsi="Times New Roman" w:cs="Times New Roman"/>
          <w:color w:val="000000" w:themeColor="text1"/>
        </w:rPr>
      </w:pPr>
      <w:r w:rsidRPr="00404D20">
        <w:rPr>
          <w:rFonts w:ascii="Times New Roman" w:eastAsia="Times New Roman" w:hAnsi="Times New Roman" w:cs="Times New Roman"/>
          <w:b/>
          <w:bCs/>
          <w:color w:val="000000" w:themeColor="text1"/>
        </w:rPr>
        <w:t>Response</w:t>
      </w:r>
      <w:r>
        <w:rPr>
          <w:rFonts w:ascii="Times New Roman" w:eastAsia="Times New Roman" w:hAnsi="Times New Roman" w:cs="Times New Roman"/>
          <w:color w:val="000000" w:themeColor="text1"/>
        </w:rPr>
        <w:t xml:space="preserve">: We have now </w:t>
      </w:r>
      <w:r w:rsidR="00404D20">
        <w:rPr>
          <w:rFonts w:ascii="Times New Roman" w:eastAsia="Times New Roman" w:hAnsi="Times New Roman" w:cs="Times New Roman"/>
          <w:color w:val="000000" w:themeColor="text1"/>
        </w:rPr>
        <w:t>focused the discussion</w:t>
      </w:r>
      <w:r>
        <w:rPr>
          <w:rFonts w:ascii="Times New Roman" w:eastAsia="Times New Roman" w:hAnsi="Times New Roman" w:cs="Times New Roman"/>
          <w:color w:val="000000" w:themeColor="text1"/>
        </w:rPr>
        <w:t xml:space="preserve"> </w:t>
      </w:r>
      <w:r w:rsidR="00404D20">
        <w:rPr>
          <w:rFonts w:ascii="Times New Roman" w:eastAsia="Times New Roman" w:hAnsi="Times New Roman" w:cs="Times New Roman"/>
          <w:color w:val="000000" w:themeColor="text1"/>
        </w:rPr>
        <w:t xml:space="preserve">towards using the </w:t>
      </w:r>
      <w:r>
        <w:rPr>
          <w:rFonts w:ascii="Times New Roman" w:eastAsia="Times New Roman" w:hAnsi="Times New Roman" w:cs="Times New Roman"/>
          <w:color w:val="000000" w:themeColor="text1"/>
        </w:rPr>
        <w:t>model projections to examine possible solution options</w:t>
      </w:r>
      <w:r w:rsidR="00404D20">
        <w:rPr>
          <w:rFonts w:ascii="Times New Roman" w:eastAsia="Times New Roman" w:hAnsi="Times New Roman" w:cs="Times New Roman"/>
          <w:color w:val="000000" w:themeColor="text1"/>
        </w:rPr>
        <w:t xml:space="preserve"> for each case</w:t>
      </w:r>
      <w:r>
        <w:rPr>
          <w:rFonts w:ascii="Times New Roman" w:eastAsia="Times New Roman" w:hAnsi="Times New Roman" w:cs="Times New Roman"/>
          <w:color w:val="000000" w:themeColor="text1"/>
        </w:rPr>
        <w:t>.</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While it was interesting to see the metrics of MCP and stock share ratios</w:t>
      </w:r>
      <w:r w:rsidR="00275845" w:rsidRPr="00D72543">
        <w:rPr>
          <w:rFonts w:ascii="Times New Roman" w:eastAsia="Times New Roman" w:hAnsi="Times New Roman" w:cs="Times New Roman"/>
          <w:color w:val="000000" w:themeColor="text1"/>
        </w:rPr>
        <w:br/>
        <w:t> and how those would change relative to the management areas, what I was</w:t>
      </w:r>
      <w:r w:rsidR="00275845" w:rsidRPr="00D72543">
        <w:rPr>
          <w:rFonts w:ascii="Times New Roman" w:eastAsia="Times New Roman" w:hAnsi="Times New Roman" w:cs="Times New Roman"/>
          <w:color w:val="000000" w:themeColor="text1"/>
        </w:rPr>
        <w:br/>
        <w:t> hoping for was more and better treatment of these shifts relative to the</w:t>
      </w:r>
      <w:r w:rsidR="00275845" w:rsidRPr="00D72543">
        <w:rPr>
          <w:rFonts w:ascii="Times New Roman" w:eastAsia="Times New Roman" w:hAnsi="Times New Roman" w:cs="Times New Roman"/>
          <w:color w:val="000000" w:themeColor="text1"/>
        </w:rPr>
        <w:br/>
        <w:t> management constructs in place in the two case studies. Additionally,</w:t>
      </w:r>
      <w:r w:rsidR="00275845" w:rsidRPr="00D72543">
        <w:rPr>
          <w:rFonts w:ascii="Times New Roman" w:eastAsia="Times New Roman" w:hAnsi="Times New Roman" w:cs="Times New Roman"/>
          <w:color w:val="000000" w:themeColor="text1"/>
        </w:rPr>
        <w:br/>
        <w:t> ideally, there should be some evaluation and recommendations of potential</w:t>
      </w:r>
      <w:r w:rsidR="00275845" w:rsidRPr="00D72543">
        <w:rPr>
          <w:rFonts w:ascii="Times New Roman" w:eastAsia="Times New Roman" w:hAnsi="Times New Roman" w:cs="Times New Roman"/>
          <w:color w:val="000000" w:themeColor="text1"/>
        </w:rPr>
        <w:br/>
        <w:t> solutions and strategies for dealing with these changes. As it stands</w:t>
      </w:r>
      <w:r w:rsidR="00275845" w:rsidRPr="00D72543">
        <w:rPr>
          <w:rFonts w:ascii="Times New Roman" w:eastAsia="Times New Roman" w:hAnsi="Times New Roman" w:cs="Times New Roman"/>
          <w:color w:val="000000" w:themeColor="text1"/>
        </w:rPr>
        <w:br/>
        <w:t xml:space="preserve"> now, the same list of possible solutions </w:t>
      </w:r>
      <w:proofErr w:type="gramStart"/>
      <w:r w:rsidR="00275845" w:rsidRPr="00D72543">
        <w:rPr>
          <w:rFonts w:ascii="Times New Roman" w:eastAsia="Times New Roman" w:hAnsi="Times New Roman" w:cs="Times New Roman"/>
          <w:color w:val="000000" w:themeColor="text1"/>
        </w:rPr>
        <w:t>were</w:t>
      </w:r>
      <w:proofErr w:type="gramEnd"/>
      <w:r w:rsidR="00275845" w:rsidRPr="00D72543">
        <w:rPr>
          <w:rFonts w:ascii="Times New Roman" w:eastAsia="Times New Roman" w:hAnsi="Times New Roman" w:cs="Times New Roman"/>
          <w:color w:val="000000" w:themeColor="text1"/>
        </w:rPr>
        <w:t xml:space="preserve"> presented in this paper</w:t>
      </w:r>
      <w:r w:rsidR="00275845" w:rsidRPr="00D72543">
        <w:rPr>
          <w:rFonts w:ascii="Times New Roman" w:eastAsia="Times New Roman" w:hAnsi="Times New Roman" w:cs="Times New Roman"/>
          <w:color w:val="000000" w:themeColor="text1"/>
        </w:rPr>
        <w:br/>
        <w:t> that I've seen in other papers (Pinsky et al. 2018 on governance for</w:t>
      </w:r>
      <w:r w:rsidR="00275845" w:rsidRPr="00D72543">
        <w:rPr>
          <w:rFonts w:ascii="Times New Roman" w:eastAsia="Times New Roman" w:hAnsi="Times New Roman" w:cs="Times New Roman"/>
          <w:color w:val="000000" w:themeColor="text1"/>
        </w:rPr>
        <w:br/>
        <w:t> example), but there were few specifics related to the two case studies</w:t>
      </w:r>
      <w:r w:rsidR="00275845" w:rsidRPr="00D72543">
        <w:rPr>
          <w:rFonts w:ascii="Times New Roman" w:eastAsia="Times New Roman" w:hAnsi="Times New Roman" w:cs="Times New Roman"/>
          <w:color w:val="000000" w:themeColor="text1"/>
        </w:rPr>
        <w:br/>
        <w:t> selected. Since the authors are looking at species changes for a region</w:t>
      </w:r>
      <w:r w:rsidR="00275845" w:rsidRPr="00D72543">
        <w:rPr>
          <w:rFonts w:ascii="Times New Roman" w:eastAsia="Times New Roman" w:hAnsi="Times New Roman" w:cs="Times New Roman"/>
          <w:color w:val="000000" w:themeColor="text1"/>
        </w:rPr>
        <w:br/>
        <w:t> that has been explored by other papers recently in publication (Morley et</w:t>
      </w:r>
      <w:r w:rsidR="00275845" w:rsidRPr="00D72543">
        <w:rPr>
          <w:rFonts w:ascii="Times New Roman" w:eastAsia="Times New Roman" w:hAnsi="Times New Roman" w:cs="Times New Roman"/>
          <w:color w:val="000000" w:themeColor="text1"/>
        </w:rPr>
        <w:br/>
        <w:t xml:space="preserve"> al. for example), I would have expected more of a </w:t>
      </w:r>
      <w:r w:rsidR="00275845" w:rsidRPr="00D72543">
        <w:rPr>
          <w:rFonts w:ascii="Times New Roman" w:eastAsia="Times New Roman" w:hAnsi="Times New Roman" w:cs="Times New Roman"/>
          <w:color w:val="000000" w:themeColor="text1"/>
          <w:highlight w:val="green"/>
        </w:rPr>
        <w:t>focus on the solutions</w:t>
      </w:r>
      <w:r w:rsidR="00275845" w:rsidRPr="00D72543">
        <w:rPr>
          <w:rFonts w:ascii="Times New Roman" w:eastAsia="Times New Roman" w:hAnsi="Times New Roman" w:cs="Times New Roman"/>
          <w:color w:val="000000" w:themeColor="text1"/>
        </w:rPr>
        <w:br/>
        <w:t> rather than just the outcomes of stock shifts. </w:t>
      </w:r>
    </w:p>
    <w:p w:rsidR="00404D20" w:rsidRDefault="00404D20" w:rsidP="00841065">
      <w:pPr>
        <w:rPr>
          <w:rFonts w:ascii="Times New Roman" w:eastAsia="Times New Roman" w:hAnsi="Times New Roman" w:cs="Times New Roman"/>
          <w:b/>
          <w:bCs/>
          <w:color w:val="000000" w:themeColor="text1"/>
        </w:rPr>
      </w:pPr>
    </w:p>
    <w:p w:rsidR="00404D20" w:rsidRDefault="00404D20" w:rsidP="00D5657E">
      <w:pPr>
        <w:rPr>
          <w:rFonts w:ascii="Times New Roman" w:eastAsia="Times New Roman" w:hAnsi="Times New Roman" w:cs="Times New Roman"/>
          <w:color w:val="000000" w:themeColor="text1"/>
        </w:rPr>
      </w:pPr>
      <w:r w:rsidRPr="00404D20">
        <w:rPr>
          <w:rFonts w:ascii="Times New Roman" w:eastAsia="Times New Roman" w:hAnsi="Times New Roman" w:cs="Times New Roman"/>
          <w:b/>
          <w:bCs/>
          <w:color w:val="000000" w:themeColor="text1"/>
        </w:rPr>
        <w:t>Response</w:t>
      </w:r>
      <w:r>
        <w:rPr>
          <w:rFonts w:ascii="Times New Roman" w:eastAsia="Times New Roman" w:hAnsi="Times New Roman" w:cs="Times New Roman"/>
          <w:b/>
          <w:bCs/>
          <w:color w:val="000000" w:themeColor="text1"/>
        </w:rPr>
        <w:t xml:space="preserve">: </w:t>
      </w:r>
      <w:r w:rsidR="00D5657E" w:rsidRPr="00D5657E">
        <w:rPr>
          <w:rFonts w:ascii="Times New Roman" w:eastAsia="Times New Roman" w:hAnsi="Times New Roman" w:cs="Times New Roman"/>
          <w:color w:val="000000" w:themeColor="text1"/>
        </w:rPr>
        <w:t>As we mentioned, we have included a</w:t>
      </w:r>
      <w:r w:rsidR="00D5657E">
        <w:rPr>
          <w:rFonts w:ascii="Times New Roman" w:eastAsia="Times New Roman" w:hAnsi="Times New Roman" w:cs="Times New Roman"/>
          <w:color w:val="000000" w:themeColor="text1"/>
        </w:rPr>
        <w:t xml:space="preserve"> more </w:t>
      </w:r>
      <w:r w:rsidR="00D5657E" w:rsidRPr="00D5657E">
        <w:rPr>
          <w:rFonts w:ascii="Times New Roman" w:eastAsia="Times New Roman" w:hAnsi="Times New Roman" w:cs="Times New Roman"/>
          <w:color w:val="000000" w:themeColor="text1"/>
        </w:rPr>
        <w:t>thorough</w:t>
      </w:r>
      <w:r w:rsidR="00D5657E">
        <w:rPr>
          <w:rFonts w:ascii="Times New Roman" w:eastAsia="Times New Roman" w:hAnsi="Times New Roman" w:cs="Times New Roman"/>
          <w:color w:val="000000" w:themeColor="text1"/>
        </w:rPr>
        <w:t xml:space="preserve"> discussion on the consequences of species</w:t>
      </w:r>
      <w:r w:rsidR="00D5657E" w:rsidRPr="00D72543">
        <w:rPr>
          <w:rFonts w:ascii="Times New Roman" w:eastAsia="Times New Roman" w:hAnsi="Times New Roman" w:cs="Times New Roman"/>
          <w:color w:val="000000" w:themeColor="text1"/>
        </w:rPr>
        <w:t xml:space="preserve"> shifts</w:t>
      </w:r>
      <w:r w:rsidR="00D5657E">
        <w:rPr>
          <w:rFonts w:ascii="Times New Roman" w:eastAsia="Times New Roman" w:hAnsi="Times New Roman" w:cs="Times New Roman"/>
          <w:color w:val="000000" w:themeColor="text1"/>
        </w:rPr>
        <w:t xml:space="preserve"> (and stock share ratio shift)</w:t>
      </w:r>
      <w:r w:rsidR="00D5657E" w:rsidRPr="00D72543">
        <w:rPr>
          <w:rFonts w:ascii="Times New Roman" w:eastAsia="Times New Roman" w:hAnsi="Times New Roman" w:cs="Times New Roman"/>
          <w:color w:val="000000" w:themeColor="text1"/>
        </w:rPr>
        <w:t xml:space="preserve"> </w:t>
      </w:r>
      <w:r w:rsidR="00D5657E">
        <w:rPr>
          <w:rFonts w:ascii="Times New Roman" w:eastAsia="Times New Roman" w:hAnsi="Times New Roman" w:cs="Times New Roman"/>
          <w:color w:val="000000" w:themeColor="text1"/>
        </w:rPr>
        <w:t>on</w:t>
      </w:r>
      <w:r w:rsidR="00D5657E" w:rsidRPr="00D72543">
        <w:rPr>
          <w:rFonts w:ascii="Times New Roman" w:eastAsia="Times New Roman" w:hAnsi="Times New Roman" w:cs="Times New Roman"/>
          <w:color w:val="000000" w:themeColor="text1"/>
        </w:rPr>
        <w:t xml:space="preserve"> the management </w:t>
      </w:r>
      <w:r w:rsidR="00D5657E">
        <w:rPr>
          <w:rFonts w:ascii="Times New Roman" w:eastAsia="Times New Roman" w:hAnsi="Times New Roman" w:cs="Times New Roman"/>
          <w:color w:val="000000" w:themeColor="text1"/>
        </w:rPr>
        <w:t xml:space="preserve">rules </w:t>
      </w:r>
      <w:r w:rsidR="00D5657E" w:rsidRPr="00D72543">
        <w:rPr>
          <w:rFonts w:ascii="Times New Roman" w:eastAsia="Times New Roman" w:hAnsi="Times New Roman" w:cs="Times New Roman"/>
          <w:color w:val="000000" w:themeColor="text1"/>
        </w:rPr>
        <w:t xml:space="preserve">in place </w:t>
      </w:r>
      <w:r w:rsidR="00D5657E">
        <w:rPr>
          <w:rFonts w:ascii="Times New Roman" w:eastAsia="Times New Roman" w:hAnsi="Times New Roman" w:cs="Times New Roman"/>
          <w:color w:val="000000" w:themeColor="text1"/>
        </w:rPr>
        <w:t>for</w:t>
      </w:r>
      <w:r w:rsidR="00D5657E" w:rsidRPr="00D72543">
        <w:rPr>
          <w:rFonts w:ascii="Times New Roman" w:eastAsia="Times New Roman" w:hAnsi="Times New Roman" w:cs="Times New Roman"/>
          <w:color w:val="000000" w:themeColor="text1"/>
        </w:rPr>
        <w:t xml:space="preserve"> the two case studie</w:t>
      </w:r>
      <w:r w:rsidR="00D5657E">
        <w:rPr>
          <w:rFonts w:ascii="Times New Roman" w:eastAsia="Times New Roman" w:hAnsi="Times New Roman" w:cs="Times New Roman"/>
          <w:color w:val="000000" w:themeColor="text1"/>
        </w:rPr>
        <w:t>s. As it stands now, the manuscript brings a new dimension of the literature by analyzing the impacts of climate change to transboundary fisheries management at the treaty level.</w:t>
      </w:r>
      <w:r>
        <w:rPr>
          <w:rFonts w:ascii="Times New Roman" w:eastAsia="Times New Roman" w:hAnsi="Times New Roman" w:cs="Times New Roman"/>
          <w:color w:val="000000" w:themeColor="text1"/>
        </w:rPr>
        <w:t xml:space="preserve"> </w:t>
      </w:r>
    </w:p>
    <w:p w:rsidR="00EE67D1"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With respect to the modeling, I didn't find the approach invalid or</w:t>
      </w:r>
      <w:r w:rsidRPr="00D72543">
        <w:rPr>
          <w:rFonts w:ascii="Times New Roman" w:eastAsia="Times New Roman" w:hAnsi="Times New Roman" w:cs="Times New Roman"/>
          <w:color w:val="000000" w:themeColor="text1"/>
        </w:rPr>
        <w:br/>
        <w:t xml:space="preserve"> incorrect. However, </w:t>
      </w:r>
      <w:r w:rsidRPr="00D72543">
        <w:rPr>
          <w:rFonts w:ascii="Times New Roman" w:eastAsia="Times New Roman" w:hAnsi="Times New Roman" w:cs="Times New Roman"/>
          <w:color w:val="000000" w:themeColor="text1"/>
          <w:highlight w:val="green"/>
        </w:rPr>
        <w:t>there were some missing elements from the equations</w:t>
      </w:r>
      <w:r w:rsidRPr="00D72543">
        <w:rPr>
          <w:rFonts w:ascii="Times New Roman" w:eastAsia="Times New Roman" w:hAnsi="Times New Roman" w:cs="Times New Roman"/>
          <w:color w:val="000000" w:themeColor="text1"/>
          <w:highlight w:val="green"/>
        </w:rPr>
        <w:br/>
        <w:t> and methods description that made the analysis hard to validate.</w:t>
      </w:r>
      <w:r w:rsidRPr="00D72543">
        <w:rPr>
          <w:rFonts w:ascii="Times New Roman" w:eastAsia="Times New Roman" w:hAnsi="Times New Roman" w:cs="Times New Roman"/>
          <w:color w:val="000000" w:themeColor="text1"/>
        </w:rPr>
        <w:t xml:space="preserve"> I also</w:t>
      </w:r>
      <w:r w:rsidRPr="00D72543">
        <w:rPr>
          <w:rFonts w:ascii="Times New Roman" w:eastAsia="Times New Roman" w:hAnsi="Times New Roman" w:cs="Times New Roman"/>
          <w:color w:val="000000" w:themeColor="text1"/>
        </w:rPr>
        <w:br/>
        <w:t> think that the paper could benefit greatly from a thorough proofread and</w:t>
      </w:r>
      <w:r w:rsidRPr="00D72543">
        <w:rPr>
          <w:rFonts w:ascii="Times New Roman" w:eastAsia="Times New Roman" w:hAnsi="Times New Roman" w:cs="Times New Roman"/>
          <w:color w:val="000000" w:themeColor="text1"/>
        </w:rPr>
        <w:br/>
        <w:t> more attention to details. </w:t>
      </w:r>
    </w:p>
    <w:p w:rsidR="00EE67D1" w:rsidRDefault="00EE67D1" w:rsidP="00841065">
      <w:pPr>
        <w:rPr>
          <w:rFonts w:ascii="Times New Roman" w:eastAsia="Times New Roman" w:hAnsi="Times New Roman" w:cs="Times New Roman"/>
          <w:color w:val="000000" w:themeColor="text1"/>
        </w:rPr>
      </w:pPr>
    </w:p>
    <w:p w:rsidR="00404D20" w:rsidRDefault="00EE67D1" w:rsidP="00841065">
      <w:pPr>
        <w:rPr>
          <w:rFonts w:ascii="Times New Roman" w:eastAsia="Times New Roman" w:hAnsi="Times New Roman" w:cs="Times New Roman"/>
          <w:color w:val="000000" w:themeColor="text1"/>
        </w:rPr>
      </w:pPr>
      <w:r w:rsidRPr="00404D20">
        <w:rPr>
          <w:rFonts w:ascii="Times New Roman" w:eastAsia="Times New Roman" w:hAnsi="Times New Roman" w:cs="Times New Roman"/>
          <w:b/>
          <w:bCs/>
          <w:color w:val="000000" w:themeColor="text1"/>
        </w:rPr>
        <w:t>Response</w:t>
      </w:r>
      <w:r>
        <w:rPr>
          <w:rFonts w:ascii="Times New Roman" w:eastAsia="Times New Roman" w:hAnsi="Times New Roman" w:cs="Times New Roman"/>
          <w:color w:val="000000" w:themeColor="text1"/>
        </w:rPr>
        <w:t xml:space="preserve">: </w:t>
      </w:r>
      <w:r w:rsidR="00404D20">
        <w:rPr>
          <w:rFonts w:ascii="Times New Roman" w:eastAsia="Times New Roman" w:hAnsi="Times New Roman" w:cs="Times New Roman"/>
          <w:color w:val="000000" w:themeColor="text1"/>
        </w:rPr>
        <w:t>This was also pointed out by the other reviewer. Unfortunately, t</w:t>
      </w:r>
      <w:r w:rsidR="00404D20" w:rsidRPr="00404D20">
        <w:rPr>
          <w:rFonts w:ascii="Times New Roman" w:eastAsia="Times New Roman" w:hAnsi="Times New Roman" w:cs="Times New Roman"/>
          <w:color w:val="000000" w:themeColor="text1"/>
        </w:rPr>
        <w:t>here seemed to be a problem uploading the manuscript to the journal website</w:t>
      </w:r>
      <w:r w:rsidR="00404D20">
        <w:rPr>
          <w:rFonts w:ascii="Times New Roman" w:eastAsia="Times New Roman" w:hAnsi="Times New Roman" w:cs="Times New Roman"/>
          <w:color w:val="000000" w:themeColor="text1"/>
        </w:rPr>
        <w:t>. We have made sure all the equation’s elements are there and will bring this point to the editor. W</w:t>
      </w:r>
      <w:r w:rsidR="00404D20" w:rsidRPr="00404D20">
        <w:rPr>
          <w:rFonts w:ascii="Times New Roman" w:eastAsia="Times New Roman" w:hAnsi="Times New Roman" w:cs="Times New Roman"/>
          <w:color w:val="000000" w:themeColor="text1"/>
        </w:rPr>
        <w:t xml:space="preserve">e have carefully revised the manuscript </w:t>
      </w:r>
      <w:r w:rsidR="00404D20">
        <w:rPr>
          <w:rFonts w:ascii="Times New Roman" w:eastAsia="Times New Roman" w:hAnsi="Times New Roman" w:cs="Times New Roman"/>
          <w:color w:val="000000" w:themeColor="text1"/>
        </w:rPr>
        <w:t>for details.</w:t>
      </w:r>
    </w:p>
    <w:p w:rsidR="001703DA"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lastRenderedPageBreak/>
        <w:br/>
        <w:t> I've noted specific comments and recommended edits below by line: </w:t>
      </w: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Lines 10-12</w:t>
      </w:r>
      <w:r w:rsidRPr="00D72543">
        <w:rPr>
          <w:rFonts w:ascii="Times New Roman" w:eastAsia="Times New Roman" w:hAnsi="Times New Roman" w:cs="Times New Roman"/>
          <w:color w:val="000000" w:themeColor="text1"/>
        </w:rPr>
        <w:t>: The sentence on this line says "We then look at the specific</w:t>
      </w:r>
      <w:r w:rsidRPr="00D72543">
        <w:rPr>
          <w:rFonts w:ascii="Times New Roman" w:eastAsia="Times New Roman" w:hAnsi="Times New Roman" w:cs="Times New Roman"/>
          <w:color w:val="000000" w:themeColor="text1"/>
        </w:rPr>
        <w:br/>
        <w:t> cases of X and Y" but doesn't clarify for what purpose. Nor does the rest</w:t>
      </w:r>
      <w:r w:rsidRPr="00D72543">
        <w:rPr>
          <w:rFonts w:ascii="Times New Roman" w:eastAsia="Times New Roman" w:hAnsi="Times New Roman" w:cs="Times New Roman"/>
          <w:color w:val="000000" w:themeColor="text1"/>
        </w:rPr>
        <w:br/>
        <w:t> of the abstract indicate the use of these cases and what they are</w:t>
      </w:r>
      <w:r w:rsidRPr="00D72543">
        <w:rPr>
          <w:rFonts w:ascii="Times New Roman" w:eastAsia="Times New Roman" w:hAnsi="Times New Roman" w:cs="Times New Roman"/>
          <w:color w:val="000000" w:themeColor="text1"/>
        </w:rPr>
        <w:br/>
        <w:t> intended to illustrate or test. Is it only how these shares of these</w:t>
      </w:r>
      <w:r w:rsidRPr="00D72543">
        <w:rPr>
          <w:rFonts w:ascii="Times New Roman" w:eastAsia="Times New Roman" w:hAnsi="Times New Roman" w:cs="Times New Roman"/>
          <w:color w:val="000000" w:themeColor="text1"/>
        </w:rPr>
        <w:br/>
        <w:t> specific stocks will be potentially altered or is there a more nuanced</w:t>
      </w:r>
      <w:r w:rsidRPr="00D72543">
        <w:rPr>
          <w:rFonts w:ascii="Times New Roman" w:eastAsia="Times New Roman" w:hAnsi="Times New Roman" w:cs="Times New Roman"/>
          <w:color w:val="000000" w:themeColor="text1"/>
        </w:rPr>
        <w:br/>
        <w:t> analysis of the management framework that will be tested?</w:t>
      </w:r>
      <w:r w:rsidRPr="00D72543">
        <w:rPr>
          <w:rFonts w:ascii="Times New Roman" w:eastAsia="Times New Roman" w:hAnsi="Times New Roman" w:cs="Times New Roman"/>
          <w:color w:val="000000" w:themeColor="text1"/>
        </w:rPr>
        <w:br/>
      </w:r>
    </w:p>
    <w:p w:rsidR="001703DA" w:rsidRPr="00D72543" w:rsidRDefault="001703DA" w:rsidP="00841065">
      <w:pPr>
        <w:rPr>
          <w:rFonts w:ascii="Times New Roman" w:eastAsia="Times New Roman" w:hAnsi="Times New Roman" w:cs="Times New Roman"/>
          <w:b/>
          <w:bCs/>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 xml:space="preserve">We have included a sentence in the abstract pointing </w:t>
      </w:r>
      <w:r w:rsidR="003C6C99" w:rsidRPr="00D72543">
        <w:rPr>
          <w:rFonts w:ascii="Times New Roman" w:eastAsia="Times New Roman" w:hAnsi="Times New Roman" w:cs="Times New Roman"/>
          <w:color w:val="000000" w:themeColor="text1"/>
        </w:rPr>
        <w:t>out</w:t>
      </w:r>
      <w:r w:rsidRPr="00D72543">
        <w:rPr>
          <w:rFonts w:ascii="Times New Roman" w:eastAsia="Times New Roman" w:hAnsi="Times New Roman" w:cs="Times New Roman"/>
          <w:color w:val="000000" w:themeColor="text1"/>
        </w:rPr>
        <w:t xml:space="preserve"> that we use these examples to </w:t>
      </w:r>
      <w:r w:rsidR="002760DE" w:rsidRPr="00D72543">
        <w:rPr>
          <w:rFonts w:ascii="Times New Roman" w:eastAsia="Times New Roman" w:hAnsi="Times New Roman" w:cs="Times New Roman"/>
          <w:color w:val="000000" w:themeColor="text1"/>
        </w:rPr>
        <w:t>discuss</w:t>
      </w:r>
      <w:r w:rsidRPr="00D72543">
        <w:rPr>
          <w:rFonts w:ascii="Times New Roman" w:eastAsia="Times New Roman" w:hAnsi="Times New Roman" w:cs="Times New Roman"/>
          <w:color w:val="000000" w:themeColor="text1"/>
        </w:rPr>
        <w:t xml:space="preserve"> our </w:t>
      </w:r>
      <w:r w:rsidR="002760DE" w:rsidRPr="00D72543">
        <w:rPr>
          <w:rFonts w:ascii="Times New Roman" w:eastAsia="Times New Roman" w:hAnsi="Times New Roman" w:cs="Times New Roman"/>
          <w:color w:val="000000" w:themeColor="text1"/>
        </w:rPr>
        <w:t>r</w:t>
      </w:r>
      <w:r w:rsidRPr="00D72543">
        <w:rPr>
          <w:rFonts w:ascii="Times New Roman" w:eastAsia="Times New Roman" w:hAnsi="Times New Roman" w:cs="Times New Roman"/>
          <w:color w:val="000000" w:themeColor="text1"/>
        </w:rPr>
        <w:t>esults under the umbrella of shared stocks, it now reads:</w:t>
      </w:r>
    </w:p>
    <w:p w:rsidR="001703DA" w:rsidRPr="00D72543" w:rsidRDefault="001703DA" w:rsidP="00841065">
      <w:pPr>
        <w:rPr>
          <w:rFonts w:ascii="Times New Roman" w:eastAsia="Times New Roman" w:hAnsi="Times New Roman" w:cs="Times New Roman"/>
          <w:color w:val="000000" w:themeColor="text1"/>
        </w:rPr>
      </w:pPr>
    </w:p>
    <w:p w:rsidR="001703DA" w:rsidRPr="00D72543" w:rsidRDefault="00637120"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w:t>
      </w:r>
      <w:r w:rsidR="001703DA" w:rsidRPr="00D72543">
        <w:rPr>
          <w:rFonts w:ascii="Times New Roman" w:eastAsia="Times New Roman" w:hAnsi="Times New Roman" w:cs="Times New Roman"/>
          <w:color w:val="000000" w:themeColor="text1"/>
        </w:rPr>
        <w:t>We then look at the specific cases of the International Pacific Halibut Commission that manages pacific halibut (</w:t>
      </w:r>
      <w:r w:rsidR="001703DA" w:rsidRPr="00D72543">
        <w:rPr>
          <w:rFonts w:ascii="Times New Roman" w:eastAsia="Times New Roman" w:hAnsi="Times New Roman" w:cs="Times New Roman"/>
          <w:i/>
          <w:iCs/>
          <w:color w:val="000000" w:themeColor="text1"/>
        </w:rPr>
        <w:t xml:space="preserve">Hippoglossus </w:t>
      </w:r>
      <w:proofErr w:type="spellStart"/>
      <w:r w:rsidR="001703DA" w:rsidRPr="00D72543">
        <w:rPr>
          <w:rFonts w:ascii="Times New Roman" w:eastAsia="Times New Roman" w:hAnsi="Times New Roman" w:cs="Times New Roman"/>
          <w:i/>
          <w:iCs/>
          <w:color w:val="000000" w:themeColor="text1"/>
        </w:rPr>
        <w:t>stenolepis</w:t>
      </w:r>
      <w:proofErr w:type="spellEnd"/>
      <w:r w:rsidR="001703DA" w:rsidRPr="00D72543">
        <w:rPr>
          <w:rFonts w:ascii="Times New Roman" w:eastAsia="Times New Roman" w:hAnsi="Times New Roman" w:cs="Times New Roman"/>
          <w:color w:val="000000" w:themeColor="text1"/>
        </w:rPr>
        <w:t>) and a resource sharing arrangement</w:t>
      </w:r>
      <w:r w:rsidR="003C6C99" w:rsidRPr="00D72543">
        <w:rPr>
          <w:rFonts w:ascii="Times New Roman" w:eastAsia="Times New Roman" w:hAnsi="Times New Roman" w:cs="Times New Roman"/>
          <w:color w:val="000000" w:themeColor="text1"/>
        </w:rPr>
        <w:t xml:space="preserve"> </w:t>
      </w:r>
      <w:r w:rsidR="001703DA" w:rsidRPr="00D72543">
        <w:rPr>
          <w:rFonts w:ascii="Times New Roman" w:eastAsia="Times New Roman" w:hAnsi="Times New Roman" w:cs="Times New Roman"/>
          <w:color w:val="000000" w:themeColor="text1"/>
        </w:rPr>
        <w:t>in the Gulf of Maine for cod (Gadus morhua), haddock (</w:t>
      </w:r>
      <w:proofErr w:type="spellStart"/>
      <w:r w:rsidR="001703DA" w:rsidRPr="00D72543">
        <w:rPr>
          <w:rFonts w:ascii="Times New Roman" w:eastAsia="Times New Roman" w:hAnsi="Times New Roman" w:cs="Times New Roman"/>
          <w:i/>
          <w:iCs/>
          <w:color w:val="000000" w:themeColor="text1"/>
        </w:rPr>
        <w:t>Melanogrammus</w:t>
      </w:r>
      <w:proofErr w:type="spellEnd"/>
      <w:r w:rsidR="001703DA" w:rsidRPr="00D72543">
        <w:rPr>
          <w:rFonts w:ascii="Times New Roman" w:eastAsia="Times New Roman" w:hAnsi="Times New Roman" w:cs="Times New Roman"/>
          <w:i/>
          <w:iCs/>
          <w:color w:val="000000" w:themeColor="text1"/>
        </w:rPr>
        <w:t xml:space="preserve"> </w:t>
      </w:r>
      <w:proofErr w:type="spellStart"/>
      <w:r w:rsidR="001703DA" w:rsidRPr="00D72543">
        <w:rPr>
          <w:rFonts w:ascii="Times New Roman" w:eastAsia="Times New Roman" w:hAnsi="Times New Roman" w:cs="Times New Roman"/>
          <w:i/>
          <w:iCs/>
          <w:color w:val="000000" w:themeColor="text1"/>
        </w:rPr>
        <w:t>aeglefinus</w:t>
      </w:r>
      <w:proofErr w:type="spellEnd"/>
      <w:r w:rsidR="001703DA" w:rsidRPr="00D72543">
        <w:rPr>
          <w:rFonts w:ascii="Times New Roman" w:eastAsia="Times New Roman" w:hAnsi="Times New Roman" w:cs="Times New Roman"/>
          <w:color w:val="000000" w:themeColor="text1"/>
        </w:rPr>
        <w:t>) and yellowtail flounder (</w:t>
      </w:r>
      <w:proofErr w:type="spellStart"/>
      <w:r w:rsidR="001703DA" w:rsidRPr="00D72543">
        <w:rPr>
          <w:rFonts w:ascii="Times New Roman" w:eastAsia="Times New Roman" w:hAnsi="Times New Roman" w:cs="Times New Roman"/>
          <w:i/>
          <w:iCs/>
          <w:color w:val="000000" w:themeColor="text1"/>
        </w:rPr>
        <w:t>Limanda</w:t>
      </w:r>
      <w:proofErr w:type="spellEnd"/>
      <w:r w:rsidR="001703DA" w:rsidRPr="00D72543">
        <w:rPr>
          <w:rFonts w:ascii="Times New Roman" w:eastAsia="Times New Roman" w:hAnsi="Times New Roman" w:cs="Times New Roman"/>
          <w:i/>
          <w:iCs/>
          <w:color w:val="000000" w:themeColor="text1"/>
        </w:rPr>
        <w:t xml:space="preserve"> </w:t>
      </w:r>
      <w:proofErr w:type="spellStart"/>
      <w:r w:rsidR="001703DA" w:rsidRPr="00D72543">
        <w:rPr>
          <w:rFonts w:ascii="Times New Roman" w:eastAsia="Times New Roman" w:hAnsi="Times New Roman" w:cs="Times New Roman"/>
          <w:i/>
          <w:iCs/>
          <w:color w:val="000000" w:themeColor="text1"/>
        </w:rPr>
        <w:t>ferruginea</w:t>
      </w:r>
      <w:proofErr w:type="spellEnd"/>
      <w:r w:rsidR="001703DA" w:rsidRPr="00D72543">
        <w:rPr>
          <w:rFonts w:ascii="Times New Roman" w:eastAsia="Times New Roman" w:hAnsi="Times New Roman" w:cs="Times New Roman"/>
          <w:color w:val="000000" w:themeColor="text1"/>
        </w:rPr>
        <w:t>) to discuss the management consequences of shifts in transboundary stocks.</w:t>
      </w:r>
      <w:r w:rsidRPr="00D72543">
        <w:rPr>
          <w:rFonts w:ascii="Times New Roman" w:eastAsia="Times New Roman" w:hAnsi="Times New Roman" w:cs="Times New Roman"/>
          <w:color w:val="000000" w:themeColor="text1"/>
        </w:rPr>
        <w:t>”</w:t>
      </w:r>
    </w:p>
    <w:p w:rsidR="007C589C"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26:</w:t>
      </w:r>
      <w:r w:rsidRPr="00D72543">
        <w:rPr>
          <w:rFonts w:ascii="Times New Roman" w:eastAsia="Times New Roman" w:hAnsi="Times New Roman" w:cs="Times New Roman"/>
          <w:color w:val="000000" w:themeColor="text1"/>
        </w:rPr>
        <w:t xml:space="preserve"> This sentence makes it sound like game theory is the only method</w:t>
      </w:r>
      <w:r w:rsidRPr="00D72543">
        <w:rPr>
          <w:rFonts w:ascii="Times New Roman" w:eastAsia="Times New Roman" w:hAnsi="Times New Roman" w:cs="Times New Roman"/>
          <w:color w:val="000000" w:themeColor="text1"/>
        </w:rPr>
        <w:br/>
        <w:t> to analyze the management of transboundary stocks. Are there no other</w:t>
      </w:r>
      <w:r w:rsidRPr="00D72543">
        <w:rPr>
          <w:rFonts w:ascii="Times New Roman" w:eastAsia="Times New Roman" w:hAnsi="Times New Roman" w:cs="Times New Roman"/>
          <w:color w:val="000000" w:themeColor="text1"/>
        </w:rPr>
        <w:br/>
        <w:t> analyses or analytical methods that have been used to examine stock</w:t>
      </w:r>
      <w:r w:rsidRPr="00D72543">
        <w:rPr>
          <w:rFonts w:ascii="Times New Roman" w:eastAsia="Times New Roman" w:hAnsi="Times New Roman" w:cs="Times New Roman"/>
          <w:color w:val="000000" w:themeColor="text1"/>
        </w:rPr>
        <w:br/>
        <w:t> sharing arrangements and best practices for stock sharing?</w:t>
      </w:r>
    </w:p>
    <w:p w:rsidR="007C589C" w:rsidRPr="00D72543" w:rsidRDefault="007C589C"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Response:</w:t>
      </w:r>
      <w:r w:rsidRPr="00D72543">
        <w:rPr>
          <w:rFonts w:ascii="Times New Roman" w:eastAsia="Times New Roman" w:hAnsi="Times New Roman" w:cs="Times New Roman"/>
          <w:color w:val="000000" w:themeColor="text1"/>
        </w:rPr>
        <w:t xml:space="preserve"> We modified the sentence, so it is clear that game theory is not the only way to manage shared stocks, it now reads:</w:t>
      </w:r>
    </w:p>
    <w:p w:rsidR="00132ADA" w:rsidRPr="00D72543" w:rsidRDefault="007C589C" w:rsidP="00841065">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 xml:space="preserve"> </w:t>
      </w:r>
    </w:p>
    <w:p w:rsidR="00FA1D73" w:rsidRPr="00D72543" w:rsidRDefault="007C589C" w:rsidP="00841065">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“Game theory is one of the most common approaches used to analyze the management of transboundary stocks, as often, success depends on effective cooperation between parties”</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w:t>
      </w:r>
      <w:r w:rsidR="00275845" w:rsidRPr="00D72543">
        <w:rPr>
          <w:rFonts w:ascii="Times New Roman" w:eastAsia="Times New Roman" w:hAnsi="Times New Roman" w:cs="Times New Roman"/>
          <w:color w:val="000000" w:themeColor="text1"/>
          <w:highlight w:val="green"/>
        </w:rPr>
        <w:t>Line 28:</w:t>
      </w:r>
      <w:r w:rsidR="00275845" w:rsidRPr="00D72543">
        <w:rPr>
          <w:rFonts w:ascii="Times New Roman" w:eastAsia="Times New Roman" w:hAnsi="Times New Roman" w:cs="Times New Roman"/>
          <w:color w:val="000000" w:themeColor="text1"/>
        </w:rPr>
        <w:t xml:space="preserve"> The use of "Therefore," suggests that this sentence about the UN</w:t>
      </w:r>
      <w:r w:rsidR="00275845" w:rsidRPr="00D72543">
        <w:rPr>
          <w:rFonts w:ascii="Times New Roman" w:eastAsia="Times New Roman" w:hAnsi="Times New Roman" w:cs="Times New Roman"/>
          <w:color w:val="000000" w:themeColor="text1"/>
        </w:rPr>
        <w:br/>
        <w:t> incentivizing actions to cooperate stems from the use of game theory. I</w:t>
      </w:r>
      <w:r w:rsidR="00275845" w:rsidRPr="00D72543">
        <w:rPr>
          <w:rFonts w:ascii="Times New Roman" w:eastAsia="Times New Roman" w:hAnsi="Times New Roman" w:cs="Times New Roman"/>
          <w:color w:val="000000" w:themeColor="text1"/>
        </w:rPr>
        <w:br/>
        <w:t> don't think that this is what you are intending is it?</w:t>
      </w:r>
    </w:p>
    <w:p w:rsidR="00FA1D73" w:rsidRPr="00D72543" w:rsidRDefault="00FA1D73" w:rsidP="00132ADA">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00132ADA" w:rsidRPr="00D72543">
        <w:rPr>
          <w:rFonts w:ascii="Times New Roman" w:eastAsia="Times New Roman" w:hAnsi="Times New Roman" w:cs="Times New Roman"/>
          <w:color w:val="000000" w:themeColor="text1"/>
        </w:rPr>
        <w:t>Thank you for this observation.</w:t>
      </w:r>
      <w:r w:rsidR="00132ADA" w:rsidRPr="00D72543">
        <w:rPr>
          <w:rFonts w:ascii="Times New Roman" w:eastAsia="Times New Roman" w:hAnsi="Times New Roman" w:cs="Times New Roman"/>
          <w:b/>
          <w:bCs/>
          <w:color w:val="000000" w:themeColor="text1"/>
        </w:rPr>
        <w:t xml:space="preserve"> </w:t>
      </w:r>
      <w:r w:rsidRPr="00D72543">
        <w:rPr>
          <w:rFonts w:ascii="Times New Roman" w:eastAsia="Times New Roman" w:hAnsi="Times New Roman" w:cs="Times New Roman"/>
          <w:color w:val="000000" w:themeColor="text1"/>
        </w:rPr>
        <w:t>We have modified the whole</w:t>
      </w:r>
      <w:r w:rsidR="00132ADA" w:rsidRPr="00D72543">
        <w:rPr>
          <w:rFonts w:ascii="Times New Roman" w:eastAsia="Times New Roman" w:hAnsi="Times New Roman" w:cs="Times New Roman"/>
          <w:color w:val="000000" w:themeColor="text1"/>
        </w:rPr>
        <w:t xml:space="preserve"> first</w:t>
      </w:r>
      <w:r w:rsidRPr="00D72543">
        <w:rPr>
          <w:rFonts w:ascii="Times New Roman" w:eastAsia="Times New Roman" w:hAnsi="Times New Roman" w:cs="Times New Roman"/>
          <w:color w:val="000000" w:themeColor="text1"/>
        </w:rPr>
        <w:t xml:space="preserve"> paragraph</w:t>
      </w:r>
    </w:p>
    <w:p w:rsidR="00465B6B" w:rsidRPr="00D72543" w:rsidRDefault="00275845" w:rsidP="00865090">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34</w:t>
      </w:r>
      <w:r w:rsidRPr="00D72543">
        <w:rPr>
          <w:rFonts w:ascii="Times New Roman" w:eastAsia="Times New Roman" w:hAnsi="Times New Roman" w:cs="Times New Roman"/>
          <w:color w:val="000000" w:themeColor="text1"/>
        </w:rPr>
        <w:t>: "extremely hard"? While I don't doubt that this is true, this</w:t>
      </w:r>
      <w:r w:rsidRPr="00D72543">
        <w:rPr>
          <w:rFonts w:ascii="Times New Roman" w:eastAsia="Times New Roman" w:hAnsi="Times New Roman" w:cs="Times New Roman"/>
          <w:color w:val="000000" w:themeColor="text1"/>
        </w:rPr>
        <w:br/>
        <w:t> seems like a pretty subjective statement. Can you provide some real world</w:t>
      </w:r>
      <w:r w:rsidRPr="00D72543">
        <w:rPr>
          <w:rFonts w:ascii="Times New Roman" w:eastAsia="Times New Roman" w:hAnsi="Times New Roman" w:cs="Times New Roman"/>
          <w:color w:val="000000" w:themeColor="text1"/>
        </w:rPr>
        <w:br/>
        <w:t> evidence or examples for this?</w:t>
      </w:r>
      <w:r w:rsidRPr="00D72543">
        <w:rPr>
          <w:rFonts w:ascii="Times New Roman" w:eastAsia="Times New Roman" w:hAnsi="Times New Roman" w:cs="Times New Roman"/>
          <w:color w:val="000000" w:themeColor="text1"/>
        </w:rPr>
        <w:br/>
      </w:r>
      <w:r w:rsidR="00465B6B" w:rsidRPr="00D72543">
        <w:rPr>
          <w:rFonts w:ascii="Times New Roman" w:eastAsia="Times New Roman" w:hAnsi="Times New Roman" w:cs="Times New Roman"/>
          <w:b/>
          <w:bCs/>
          <w:color w:val="000000" w:themeColor="text1"/>
        </w:rPr>
        <w:t xml:space="preserve">Response: </w:t>
      </w:r>
      <w:r w:rsidR="00465B6B" w:rsidRPr="00D72543">
        <w:rPr>
          <w:rFonts w:ascii="Times New Roman" w:eastAsia="Times New Roman" w:hAnsi="Times New Roman" w:cs="Times New Roman"/>
          <w:color w:val="000000" w:themeColor="text1"/>
        </w:rPr>
        <w:t xml:space="preserve">We changed the wording to “can be convoluted” as we want to state that it can be more complex to manage a shared stock than a </w:t>
      </w:r>
      <w:r w:rsidR="00915F66" w:rsidRPr="00D72543">
        <w:rPr>
          <w:rFonts w:ascii="Times New Roman" w:eastAsia="Times New Roman" w:hAnsi="Times New Roman" w:cs="Times New Roman"/>
          <w:color w:val="000000" w:themeColor="text1"/>
        </w:rPr>
        <w:t xml:space="preserve">stock with a </w:t>
      </w:r>
      <w:r w:rsidR="00126F39" w:rsidRPr="00D72543">
        <w:rPr>
          <w:rFonts w:ascii="Times New Roman" w:eastAsia="Times New Roman" w:hAnsi="Times New Roman" w:cs="Times New Roman"/>
          <w:color w:val="000000" w:themeColor="text1"/>
        </w:rPr>
        <w:t>single owner</w:t>
      </w:r>
      <w:r w:rsidR="00465B6B" w:rsidRPr="00D72543">
        <w:rPr>
          <w:rFonts w:ascii="Times New Roman" w:eastAsia="Times New Roman" w:hAnsi="Times New Roman" w:cs="Times New Roman"/>
          <w:color w:val="000000" w:themeColor="text1"/>
        </w:rPr>
        <w:t>.</w:t>
      </w:r>
    </w:p>
    <w:p w:rsidR="00126F39" w:rsidRPr="00D72543" w:rsidRDefault="00275845" w:rsidP="00841065">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44:</w:t>
      </w:r>
      <w:r w:rsidRPr="00D72543">
        <w:rPr>
          <w:rFonts w:ascii="Times New Roman" w:eastAsia="Times New Roman" w:hAnsi="Times New Roman" w:cs="Times New Roman"/>
          <w:color w:val="000000" w:themeColor="text1"/>
        </w:rPr>
        <w:t xml:space="preserve"> add an apostrophe to "species"</w:t>
      </w:r>
    </w:p>
    <w:p w:rsidR="00D72543" w:rsidRPr="00D72543" w:rsidRDefault="00126F39"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w:t>
      </w:r>
      <w:r w:rsidR="00275845" w:rsidRPr="00D72543">
        <w:rPr>
          <w:rFonts w:ascii="Times New Roman" w:eastAsia="Times New Roman" w:hAnsi="Times New Roman" w:cs="Times New Roman"/>
          <w:color w:val="000000" w:themeColor="text1"/>
          <w:highlight w:val="green"/>
        </w:rPr>
        <w:t>Line 76:</w:t>
      </w:r>
      <w:r w:rsidR="00275845" w:rsidRPr="00D72543">
        <w:rPr>
          <w:rFonts w:ascii="Times New Roman" w:eastAsia="Times New Roman" w:hAnsi="Times New Roman" w:cs="Times New Roman"/>
          <w:color w:val="000000" w:themeColor="text1"/>
        </w:rPr>
        <w:t xml:space="preserve"> "stocks" should probably be "fisheries"</w:t>
      </w:r>
      <w:r w:rsidR="00275845"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lastRenderedPageBreak/>
        <w:t> </w:t>
      </w:r>
      <w:r w:rsidR="00275845" w:rsidRPr="00D72543">
        <w:rPr>
          <w:rFonts w:ascii="Times New Roman" w:eastAsia="Times New Roman" w:hAnsi="Times New Roman" w:cs="Times New Roman"/>
          <w:color w:val="000000" w:themeColor="text1"/>
          <w:highlight w:val="green"/>
        </w:rPr>
        <w:t>Line 96</w:t>
      </w:r>
      <w:r w:rsidR="00275845" w:rsidRPr="00D72543">
        <w:rPr>
          <w:rFonts w:ascii="Times New Roman" w:eastAsia="Times New Roman" w:hAnsi="Times New Roman" w:cs="Times New Roman"/>
          <w:color w:val="000000" w:themeColor="text1"/>
        </w:rPr>
        <w:t>: "will affect"</w:t>
      </w:r>
      <w:r w:rsidR="00275845"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126F39"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97:</w:t>
      </w:r>
      <w:r w:rsidRPr="00D72543">
        <w:rPr>
          <w:rFonts w:ascii="Times New Roman" w:eastAsia="Times New Roman" w:hAnsi="Times New Roman" w:cs="Times New Roman"/>
          <w:color w:val="000000" w:themeColor="text1"/>
        </w:rPr>
        <w:t xml:space="preserve"> "keeps" should be "keep"</w:t>
      </w:r>
      <w:r w:rsidRPr="00D72543">
        <w:rPr>
          <w:rFonts w:ascii="Times New Roman" w:eastAsia="Times New Roman" w:hAnsi="Times New Roman" w:cs="Times New Roman"/>
          <w:color w:val="000000" w:themeColor="text1"/>
        </w:rPr>
        <w:br/>
      </w:r>
      <w:r w:rsidR="00126F39" w:rsidRPr="00D72543">
        <w:rPr>
          <w:rFonts w:ascii="Times New Roman" w:eastAsia="Times New Roman" w:hAnsi="Times New Roman" w:cs="Times New Roman"/>
          <w:b/>
          <w:bCs/>
          <w:color w:val="000000" w:themeColor="text1"/>
        </w:rPr>
        <w:t xml:space="preserve">Response: </w:t>
      </w:r>
      <w:r w:rsidR="00126F39" w:rsidRPr="00D72543">
        <w:rPr>
          <w:rFonts w:ascii="Times New Roman" w:eastAsia="Times New Roman" w:hAnsi="Times New Roman" w:cs="Times New Roman"/>
          <w:color w:val="000000" w:themeColor="text1"/>
        </w:rPr>
        <w:t>Addressed in text</w:t>
      </w:r>
    </w:p>
    <w:p w:rsidR="007120E1"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107-108:</w:t>
      </w:r>
      <w:r w:rsidRPr="00D72543">
        <w:rPr>
          <w:rFonts w:ascii="Times New Roman" w:eastAsia="Times New Roman" w:hAnsi="Times New Roman" w:cs="Times New Roman"/>
          <w:color w:val="000000" w:themeColor="text1"/>
        </w:rPr>
        <w:t xml:space="preserve"> I would perhaps couch this as "geographic constraints and</w:t>
      </w:r>
      <w:r w:rsidRPr="00D72543">
        <w:rPr>
          <w:rFonts w:ascii="Times New Roman" w:eastAsia="Times New Roman" w:hAnsi="Times New Roman" w:cs="Times New Roman"/>
          <w:color w:val="000000" w:themeColor="text1"/>
        </w:rPr>
        <w:br/>
        <w:t> geo-political features". </w:t>
      </w:r>
    </w:p>
    <w:p w:rsidR="007120E1" w:rsidRPr="00D72543" w:rsidRDefault="007120E1"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7120E1"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Also</w:t>
      </w:r>
      <w:r w:rsidRPr="00D72543">
        <w:rPr>
          <w:rFonts w:ascii="Times New Roman" w:eastAsia="Times New Roman" w:hAnsi="Times New Roman" w:cs="Times New Roman"/>
          <w:color w:val="000000" w:themeColor="text1"/>
        </w:rPr>
        <w:t xml:space="preserve">, the </w:t>
      </w:r>
      <w:proofErr w:type="spellStart"/>
      <w:r w:rsidRPr="00D72543">
        <w:rPr>
          <w:rFonts w:ascii="Times New Roman" w:eastAsia="Times New Roman" w:hAnsi="Times New Roman" w:cs="Times New Roman"/>
          <w:color w:val="000000" w:themeColor="text1"/>
        </w:rPr>
        <w:t>Kleisner</w:t>
      </w:r>
      <w:proofErr w:type="spellEnd"/>
      <w:r w:rsidRPr="00D72543">
        <w:rPr>
          <w:rFonts w:ascii="Times New Roman" w:eastAsia="Times New Roman" w:hAnsi="Times New Roman" w:cs="Times New Roman"/>
          <w:color w:val="000000" w:themeColor="text1"/>
        </w:rPr>
        <w:t xml:space="preserve"> et al. 2016 paper that you cite later discusses</w:t>
      </w:r>
      <w:r w:rsidRPr="00D72543">
        <w:rPr>
          <w:rFonts w:ascii="Times New Roman" w:eastAsia="Times New Roman" w:hAnsi="Times New Roman" w:cs="Times New Roman"/>
          <w:color w:val="000000" w:themeColor="text1"/>
        </w:rPr>
        <w:br/>
        <w:t xml:space="preserve"> geographic constraints for the US northeast shelf and </w:t>
      </w:r>
      <w:proofErr w:type="spellStart"/>
      <w:r w:rsidRPr="00D72543">
        <w:rPr>
          <w:rFonts w:ascii="Times New Roman" w:eastAsia="Times New Roman" w:hAnsi="Times New Roman" w:cs="Times New Roman"/>
          <w:color w:val="000000" w:themeColor="text1"/>
        </w:rPr>
        <w:t>GoM</w:t>
      </w:r>
      <w:proofErr w:type="spellEnd"/>
      <w:r w:rsidRPr="00D72543">
        <w:rPr>
          <w:rFonts w:ascii="Times New Roman" w:eastAsia="Times New Roman" w:hAnsi="Times New Roman" w:cs="Times New Roman"/>
          <w:color w:val="000000" w:themeColor="text1"/>
        </w:rPr>
        <w:t xml:space="preserve"> in</w:t>
      </w:r>
      <w:r w:rsidRPr="00D72543">
        <w:rPr>
          <w:rFonts w:ascii="Times New Roman" w:eastAsia="Times New Roman" w:hAnsi="Times New Roman" w:cs="Times New Roman"/>
          <w:color w:val="000000" w:themeColor="text1"/>
        </w:rPr>
        <w:br/>
        <w:t> particular--might be a good reference here.</w:t>
      </w:r>
    </w:p>
    <w:p w:rsidR="00D72543" w:rsidRPr="00D72543" w:rsidRDefault="00D72543" w:rsidP="00841065">
      <w:pPr>
        <w:rPr>
          <w:rFonts w:ascii="Times New Roman" w:eastAsia="Times New Roman" w:hAnsi="Times New Roman" w:cs="Times New Roman"/>
          <w:color w:val="000000" w:themeColor="text1"/>
        </w:rPr>
      </w:pPr>
    </w:p>
    <w:p w:rsidR="007120E1" w:rsidRPr="00D72543" w:rsidRDefault="007120E1"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Thank you for point this out, we have included the reference.</w:t>
      </w:r>
    </w:p>
    <w:p w:rsidR="007120E1"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color w:val="000000" w:themeColor="text1"/>
          <w:highlight w:val="green"/>
        </w:rPr>
        <w:t>Line 116:</w:t>
      </w:r>
      <w:r w:rsidRPr="00D72543">
        <w:rPr>
          <w:rFonts w:ascii="Times New Roman" w:eastAsia="Times New Roman" w:hAnsi="Times New Roman" w:cs="Times New Roman"/>
          <w:color w:val="000000" w:themeColor="text1"/>
        </w:rPr>
        <w:t xml:space="preserve"> "EEZ" should be plural</w:t>
      </w:r>
    </w:p>
    <w:p w:rsidR="007120E1" w:rsidRPr="00D72543" w:rsidRDefault="007120E1"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BE2551"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cyan"/>
        </w:rPr>
        <w:t>A severe limitation of this study</w:t>
      </w:r>
      <w:r w:rsidRPr="00D72543">
        <w:rPr>
          <w:rFonts w:ascii="Times New Roman" w:eastAsia="Times New Roman" w:hAnsi="Times New Roman" w:cs="Times New Roman"/>
          <w:color w:val="000000" w:themeColor="text1"/>
        </w:rPr>
        <w:t xml:space="preserve"> is that there does not seem to be any</w:t>
      </w:r>
      <w:r w:rsidRPr="00D72543">
        <w:rPr>
          <w:rFonts w:ascii="Times New Roman" w:eastAsia="Times New Roman" w:hAnsi="Times New Roman" w:cs="Times New Roman"/>
          <w:color w:val="000000" w:themeColor="text1"/>
        </w:rPr>
        <w:br/>
        <w:t> treatment of uncertainty in these model projections, nor is there any</w:t>
      </w:r>
      <w:r w:rsidRPr="00D72543">
        <w:rPr>
          <w:rFonts w:ascii="Times New Roman" w:eastAsia="Times New Roman" w:hAnsi="Times New Roman" w:cs="Times New Roman"/>
          <w:color w:val="000000" w:themeColor="text1"/>
        </w:rPr>
        <w:br/>
        <w:t> quantification of model skill for forecasting, i.e., testing the models'</w:t>
      </w:r>
      <w:r w:rsidRPr="00D72543">
        <w:rPr>
          <w:rFonts w:ascii="Times New Roman" w:eastAsia="Times New Roman" w:hAnsi="Times New Roman" w:cs="Times New Roman"/>
          <w:color w:val="000000" w:themeColor="text1"/>
        </w:rPr>
        <w:br/>
        <w:t> ability to forecast in sample for a current segment of the data before</w:t>
      </w:r>
      <w:r w:rsidRPr="00D72543">
        <w:rPr>
          <w:rFonts w:ascii="Times New Roman" w:eastAsia="Times New Roman" w:hAnsi="Times New Roman" w:cs="Times New Roman"/>
          <w:color w:val="000000" w:themeColor="text1"/>
        </w:rPr>
        <w:br/>
        <w:t> using the models to forecast the future. I believe Jim Thorson may have</w:t>
      </w:r>
      <w:r w:rsidRPr="00D72543">
        <w:rPr>
          <w:rFonts w:ascii="Times New Roman" w:eastAsia="Times New Roman" w:hAnsi="Times New Roman" w:cs="Times New Roman"/>
          <w:color w:val="000000" w:themeColor="text1"/>
        </w:rPr>
        <w:br/>
        <w:t> some papers that look at model skill in short-term forecasts and there's</w:t>
      </w:r>
      <w:r w:rsidRPr="00D72543">
        <w:rPr>
          <w:rFonts w:ascii="Times New Roman" w:eastAsia="Times New Roman" w:hAnsi="Times New Roman" w:cs="Times New Roman"/>
          <w:color w:val="000000" w:themeColor="text1"/>
        </w:rPr>
        <w:br/>
        <w:t xml:space="preserve"> a newer </w:t>
      </w:r>
      <w:proofErr w:type="spellStart"/>
      <w:r w:rsidRPr="00D72543">
        <w:rPr>
          <w:rFonts w:ascii="Times New Roman" w:eastAsia="Times New Roman" w:hAnsi="Times New Roman" w:cs="Times New Roman"/>
          <w:color w:val="000000" w:themeColor="text1"/>
        </w:rPr>
        <w:t>Kleisner</w:t>
      </w:r>
      <w:proofErr w:type="spellEnd"/>
      <w:r w:rsidRPr="00D72543">
        <w:rPr>
          <w:rFonts w:ascii="Times New Roman" w:eastAsia="Times New Roman" w:hAnsi="Times New Roman" w:cs="Times New Roman"/>
          <w:color w:val="000000" w:themeColor="text1"/>
        </w:rPr>
        <w:t xml:space="preserve"> paper that assesses long-term forecast skill. You might</w:t>
      </w:r>
      <w:r w:rsidRPr="00D72543">
        <w:rPr>
          <w:rFonts w:ascii="Times New Roman" w:eastAsia="Times New Roman" w:hAnsi="Times New Roman" w:cs="Times New Roman"/>
          <w:color w:val="000000" w:themeColor="text1"/>
        </w:rPr>
        <w:br/>
        <w:t> look at these for examples of what to do here.</w:t>
      </w:r>
    </w:p>
    <w:p w:rsidR="00EE67D1" w:rsidRPr="00D72543" w:rsidRDefault="00EE67D1" w:rsidP="00841065">
      <w:pPr>
        <w:rPr>
          <w:rFonts w:ascii="Times New Roman" w:eastAsia="Times New Roman" w:hAnsi="Times New Roman" w:cs="Times New Roman"/>
          <w:color w:val="000000" w:themeColor="text1"/>
        </w:rPr>
      </w:pPr>
    </w:p>
    <w:p w:rsidR="00BE2551" w:rsidRPr="00D72543" w:rsidRDefault="00BE2551" w:rsidP="00841065">
      <w:pPr>
        <w:rPr>
          <w:rFonts w:ascii="Times New Roman" w:eastAsia="Times New Roman" w:hAnsi="Times New Roman" w:cs="Times New Roman"/>
          <w:color w:val="000000" w:themeColor="text1"/>
        </w:rPr>
      </w:pPr>
    </w:p>
    <w:p w:rsidR="00BC69A3" w:rsidRPr="00D72543" w:rsidRDefault="00BC69A3" w:rsidP="00BC69A3">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to </w:t>
      </w:r>
      <w:r w:rsidRPr="00D72543">
        <w:rPr>
          <w:rFonts w:ascii="Times New Roman" w:hAnsi="Times New Roman"/>
          <w:color w:val="000000" w:themeColor="text1"/>
        </w:rPr>
        <w:t>there does not seem to be any treatment of uncertainty in these model projections:</w:t>
      </w:r>
    </w:p>
    <w:p w:rsidR="00BC69A3" w:rsidRPr="00D72543" w:rsidRDefault="00BC69A3" w:rsidP="00BC69A3">
      <w:pPr>
        <w:pStyle w:val="ImageCaption"/>
        <w:spacing w:after="0"/>
        <w:rPr>
          <w:rFonts w:ascii="Times New Roman" w:hAnsi="Times New Roman"/>
          <w:i w:val="0"/>
          <w:iCs/>
          <w:color w:val="000000" w:themeColor="text1"/>
        </w:rPr>
      </w:pPr>
    </w:p>
    <w:p w:rsidR="00BC69A3" w:rsidRPr="00D72543" w:rsidRDefault="00742D44" w:rsidP="00BC69A3">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W</w:t>
      </w:r>
      <w:r w:rsidR="00BC69A3" w:rsidRPr="00D72543">
        <w:rPr>
          <w:rFonts w:ascii="Times New Roman" w:eastAsia="Times New Roman" w:hAnsi="Times New Roman" w:cs="Times New Roman"/>
          <w:color w:val="000000" w:themeColor="text1"/>
        </w:rPr>
        <w:t xml:space="preserve">e have included uncertainty metrics in the </w:t>
      </w:r>
      <w:r w:rsidR="00637120" w:rsidRPr="00D72543">
        <w:rPr>
          <w:rFonts w:ascii="Times New Roman" w:hAnsi="Times New Roman" w:cs="Times New Roman"/>
          <w:color w:val="000000" w:themeColor="text1"/>
        </w:rPr>
        <w:t>projection’s</w:t>
      </w:r>
      <w:r w:rsidRPr="00D72543">
        <w:rPr>
          <w:rFonts w:ascii="Times New Roman" w:hAnsi="Times New Roman" w:cs="Times New Roman"/>
          <w:color w:val="000000" w:themeColor="text1"/>
        </w:rPr>
        <w:t xml:space="preserve"> dependant on GCMs</w:t>
      </w:r>
      <w:r w:rsidR="007D1F86" w:rsidRPr="00D72543">
        <w:rPr>
          <w:rFonts w:ascii="Times New Roman" w:hAnsi="Times New Roman" w:cs="Times New Roman"/>
          <w:color w:val="000000" w:themeColor="text1"/>
        </w:rPr>
        <w:t>;</w:t>
      </w:r>
      <w:r w:rsidR="00BC69A3" w:rsidRPr="00D72543">
        <w:rPr>
          <w:rFonts w:ascii="Times New Roman" w:hAnsi="Times New Roman" w:cs="Times New Roman"/>
          <w:color w:val="000000" w:themeColor="text1"/>
        </w:rPr>
        <w:t xml:space="preserve"> however, we agree that these were not clear</w:t>
      </w:r>
      <w:r w:rsidR="007D1F86" w:rsidRPr="00D72543">
        <w:rPr>
          <w:rFonts w:ascii="Times New Roman" w:hAnsi="Times New Roman" w:cs="Times New Roman"/>
          <w:color w:val="000000" w:themeColor="text1"/>
        </w:rPr>
        <w:t xml:space="preserve"> before</w:t>
      </w:r>
      <w:r w:rsidR="00BC69A3" w:rsidRPr="00D72543">
        <w:rPr>
          <w:rFonts w:ascii="Times New Roman" w:eastAsia="Times New Roman" w:hAnsi="Times New Roman" w:cs="Times New Roman"/>
          <w:color w:val="000000" w:themeColor="text1"/>
        </w:rPr>
        <w:t>. Figures 2</w:t>
      </w:r>
      <w:r w:rsidR="00BC69A3" w:rsidRPr="00D72543">
        <w:rPr>
          <w:rFonts w:ascii="Times New Roman" w:hAnsi="Times New Roman" w:cs="Times New Roman"/>
          <w:color w:val="000000" w:themeColor="text1"/>
        </w:rPr>
        <w:t xml:space="preserve">, </w:t>
      </w:r>
      <w:r w:rsidR="00BC69A3" w:rsidRPr="00D72543">
        <w:rPr>
          <w:rFonts w:ascii="Times New Roman" w:eastAsia="Times New Roman" w:hAnsi="Times New Roman" w:cs="Times New Roman"/>
          <w:color w:val="000000" w:themeColor="text1"/>
        </w:rPr>
        <w:t>5</w:t>
      </w:r>
      <w:r w:rsidR="00BC69A3" w:rsidRPr="00D72543">
        <w:rPr>
          <w:rFonts w:ascii="Times New Roman" w:hAnsi="Times New Roman" w:cs="Times New Roman"/>
          <w:color w:val="000000" w:themeColor="text1"/>
        </w:rPr>
        <w:t>, A1 and A3</w:t>
      </w:r>
      <w:r w:rsidR="00BC69A3" w:rsidRPr="00D72543">
        <w:rPr>
          <w:rFonts w:ascii="Times New Roman" w:eastAsia="Times New Roman" w:hAnsi="Times New Roman" w:cs="Times New Roman"/>
          <w:color w:val="000000" w:themeColor="text1"/>
        </w:rPr>
        <w:t xml:space="preserve"> have </w:t>
      </w:r>
      <w:r w:rsidR="007D1F86" w:rsidRPr="00D72543">
        <w:rPr>
          <w:rFonts w:ascii="Times New Roman" w:eastAsia="Times New Roman" w:hAnsi="Times New Roman" w:cs="Times New Roman"/>
          <w:color w:val="000000" w:themeColor="text1"/>
        </w:rPr>
        <w:t xml:space="preserve">“x” </w:t>
      </w:r>
      <w:r w:rsidR="00BC69A3" w:rsidRPr="00D72543">
        <w:rPr>
          <w:rFonts w:ascii="Times New Roman" w:eastAsia="Times New Roman" w:hAnsi="Times New Roman" w:cs="Times New Roman"/>
          <w:color w:val="000000" w:themeColor="text1"/>
        </w:rPr>
        <w:t xml:space="preserve">making </w:t>
      </w:r>
      <w:r w:rsidR="00BC69A3" w:rsidRPr="00D72543">
        <w:rPr>
          <w:rFonts w:ascii="Times New Roman" w:hAnsi="Times New Roman" w:cs="Times New Roman"/>
        </w:rPr>
        <w:t>regions where</w:t>
      </w:r>
      <w:r w:rsidR="007D1F86" w:rsidRPr="00D72543">
        <w:rPr>
          <w:rFonts w:ascii="Times New Roman" w:hAnsi="Times New Roman" w:cs="Times New Roman"/>
        </w:rPr>
        <w:t xml:space="preserve"> global circulation</w:t>
      </w:r>
      <w:r w:rsidR="00BC69A3" w:rsidRPr="00D72543">
        <w:rPr>
          <w:rFonts w:ascii="Times New Roman" w:hAnsi="Times New Roman" w:cs="Times New Roman"/>
        </w:rPr>
        <w:t xml:space="preserve"> models do not agree in direction of change</w:t>
      </w:r>
      <w:r w:rsidR="007D1F86" w:rsidRPr="00D72543">
        <w:rPr>
          <w:rFonts w:ascii="Times New Roman" w:hAnsi="Times New Roman" w:cs="Times New Roman"/>
        </w:rPr>
        <w:t>, similar figures 3 and A2 have a “*” in IPHC regions where models do not agree</w:t>
      </w:r>
      <w:r w:rsidR="00BC69A3" w:rsidRPr="00D72543">
        <w:rPr>
          <w:rFonts w:ascii="Times New Roman" w:hAnsi="Times New Roman" w:cs="Times New Roman"/>
        </w:rPr>
        <w:t>. We have made them more visible now. Moreover, we have included a section of “uncertainty” in the discussion to highlight the importance of considering these in the management of transboundary stocks.</w:t>
      </w:r>
    </w:p>
    <w:p w:rsidR="00BC69A3" w:rsidRPr="00D72543" w:rsidRDefault="00BC69A3" w:rsidP="00841065">
      <w:pPr>
        <w:rPr>
          <w:rFonts w:ascii="Times New Roman" w:eastAsia="Times New Roman" w:hAnsi="Times New Roman" w:cs="Times New Roman"/>
          <w:color w:val="000000" w:themeColor="text1"/>
        </w:rPr>
      </w:pPr>
    </w:p>
    <w:p w:rsidR="00BE2551" w:rsidRPr="00D72543" w:rsidRDefault="00BE2551" w:rsidP="00841065">
      <w:pPr>
        <w:pStyle w:val="ImageCaption"/>
        <w:spacing w:after="0"/>
        <w:rPr>
          <w:rFonts w:ascii="Times New Roman" w:hAnsi="Times New Roman"/>
          <w:b/>
          <w:bCs/>
          <w:color w:val="000000" w:themeColor="text1"/>
        </w:rPr>
      </w:pPr>
      <w:r w:rsidRPr="00D72543">
        <w:rPr>
          <w:rFonts w:ascii="Times New Roman" w:hAnsi="Times New Roman"/>
          <w:b/>
          <w:bCs/>
          <w:color w:val="000000" w:themeColor="text1"/>
        </w:rPr>
        <w:t>Response</w:t>
      </w:r>
      <w:r w:rsidR="00BC69A3" w:rsidRPr="00D72543">
        <w:rPr>
          <w:rFonts w:ascii="Times New Roman" w:hAnsi="Times New Roman"/>
          <w:b/>
          <w:bCs/>
          <w:color w:val="000000" w:themeColor="text1"/>
        </w:rPr>
        <w:t xml:space="preserve"> to </w:t>
      </w:r>
      <w:r w:rsidR="00BC69A3" w:rsidRPr="00D72543">
        <w:rPr>
          <w:rFonts w:ascii="Times New Roman" w:hAnsi="Times New Roman"/>
          <w:color w:val="000000" w:themeColor="text1"/>
        </w:rPr>
        <w:t>nor is there any quantification of model skill for forecasting, i.e., testing the models' ability to forecast in sample for a current segment of the data before using the models to forecast the future</w:t>
      </w:r>
      <w:r w:rsidRPr="00D72543">
        <w:rPr>
          <w:rFonts w:ascii="Times New Roman" w:hAnsi="Times New Roman"/>
          <w:b/>
          <w:bCs/>
          <w:color w:val="000000" w:themeColor="text1"/>
        </w:rPr>
        <w:t xml:space="preserve">: </w:t>
      </w:r>
    </w:p>
    <w:p w:rsidR="00742D44" w:rsidRPr="00D72543" w:rsidRDefault="00742D44" w:rsidP="00742D44">
      <w:pPr>
        <w:rPr>
          <w:rFonts w:ascii="Times New Roman" w:eastAsia="Times New Roman" w:hAnsi="Times New Roman" w:cs="Times New Roman"/>
          <w:color w:val="000000" w:themeColor="text1"/>
        </w:rPr>
      </w:pPr>
    </w:p>
    <w:p w:rsidR="00742D44" w:rsidRPr="00D72543" w:rsidRDefault="00742D44" w:rsidP="00742D44">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In case of the DBEM uncertainty</w:t>
      </w:r>
      <w:r w:rsidRPr="00D72543">
        <w:rPr>
          <w:rFonts w:ascii="Times New Roman" w:hAnsi="Times New Roman" w:cs="Times New Roman"/>
          <w:iCs/>
          <w:color w:val="000000" w:themeColor="text1"/>
        </w:rPr>
        <w:t>, the model has been further developed (e.g.</w:t>
      </w:r>
      <w:r w:rsidR="00D72543" w:rsidRPr="00D72543">
        <w:rPr>
          <w:rFonts w:ascii="Times New Roman" w:hAnsi="Times New Roman" w:cs="Times New Roman"/>
          <w:lang w:val="en-US"/>
        </w:rPr>
        <w:t>{Cheung:2011ey}</w:t>
      </w:r>
      <w:r w:rsidR="00D72543" w:rsidRPr="00D72543">
        <w:rPr>
          <w:rFonts w:ascii="Times New Roman" w:hAnsi="Times New Roman" w:cs="Times New Roman"/>
          <w:iCs/>
          <w:color w:val="000000" w:themeColor="text1"/>
        </w:rPr>
        <w:fldChar w:fldCharType="begin"/>
      </w:r>
      <w:r w:rsidR="00D72543" w:rsidRPr="00D72543">
        <w:rPr>
          <w:rFonts w:ascii="Times New Roman" w:hAnsi="Times New Roman" w:cs="Times New Roman"/>
          <w:iCs/>
          <w:color w:val="000000" w:themeColor="text1"/>
        </w:rPr>
        <w:instrText xml:space="preserve"> ADDIN PAPERS2_CITATIONS &lt;citation&gt;&lt;priority&gt;0&lt;/priority&gt;&lt;uuid&gt;3BDF7B45-35F5-466C-8A03-A14AACC62A71&lt;/uuid&gt;&lt;publications&gt;&lt;publication&gt;&lt;subtype&gt;400&lt;/subtype&gt;&lt;publisher&gt;Oxford University Press&lt;/publisher&gt;&lt;title&gt;Integrating ecophysiology and plankton dynamics into projected maximum fisheries catch potential under climate change in the Northeast Atlantic&lt;/title&gt;&lt;url&gt;https://academic.oup.com/icesjms/article-lookup/doi/10.1093/icesjms/fsr012&lt;/url&gt;&lt;volume&gt;68&lt;/volume&gt;&lt;publication_date&gt;99201107011200000000222000&lt;/publication_date&gt;&lt;uuid&gt;B041232F-C30D-47D2-9725-FB3DF4EA67EA&lt;/uuid&gt;&lt;type&gt;400&lt;/type&gt;&lt;number&gt;6&lt;/number&gt;&lt;citekey&gt;Cheung:2011ey&lt;/citekey&gt;&lt;doi&gt;10.1093/icesjms/fsr012&lt;/doi&gt;&lt;startpage&gt;1008&lt;/startpage&gt;&lt;endpage&gt;1018&lt;/endpage&gt;&lt;bundle&gt;&lt;publication&gt;&lt;title&gt;ICES Journal of Marine Science&lt;/title&gt;&lt;uuid&gt;758121CC-EE1C-404F-8495-51060B5345E0&lt;/uuid&gt;&lt;subtype&gt;-100&lt;/subtype&gt;&lt;publisher&gt;Oxford University Press&lt;/publisher&gt;&lt;type&gt;-100&lt;/type&gt;&lt;/publication&gt;&lt;/bundle&gt;&lt;authors&gt;&lt;author&gt;&lt;lastName&gt;Cheung&lt;/lastName&gt;&lt;firstName&gt;William&lt;/firstName&gt;&lt;middleNames&gt;Wai Lung&lt;/middleNames&gt;&lt;/author&gt;&lt;author&gt;&lt;lastName&gt;Dunne&lt;/lastName&gt;&lt;firstName&gt;John&lt;/firstName&gt;&lt;/author&gt;&lt;author&gt;&lt;lastName&gt;Sarmiento&lt;/lastName&gt;&lt;firstName&gt;Jorge&lt;/firstName&gt;&lt;middleNames&gt;L&lt;/middleNames&gt;&lt;/author&gt;&lt;author&gt;&lt;lastName&gt;Pauly&lt;/lastName&gt;&lt;firstName&gt;Daniel&lt;/firstName&gt;&lt;/author&gt;&lt;/authors&gt;&lt;/publication&gt;&lt;/publications&gt;&lt;cites&gt;&lt;/cites&gt;&lt;/citation&gt;</w:instrText>
      </w:r>
      <w:r w:rsidR="00D72543" w:rsidRPr="00D72543">
        <w:rPr>
          <w:rFonts w:ascii="Times New Roman" w:hAnsi="Times New Roman" w:cs="Times New Roman"/>
          <w:iCs/>
          <w:color w:val="000000" w:themeColor="text1"/>
        </w:rPr>
        <w:fldChar w:fldCharType="end"/>
      </w:r>
      <w:r w:rsidRPr="00D72543">
        <w:rPr>
          <w:rFonts w:ascii="Times New Roman" w:hAnsi="Times New Roman" w:cs="Times New Roman"/>
          <w:iCs/>
          <w:color w:val="000000" w:themeColor="text1"/>
        </w:rPr>
        <w:t xml:space="preserve">) and tested for structural uncertainty (e.g. </w:t>
      </w:r>
      <w:r w:rsidR="00D72543" w:rsidRPr="00D72543">
        <w:rPr>
          <w:rFonts w:ascii="Times New Roman" w:eastAsia="Times New Roman" w:hAnsi="Times New Roman" w:cs="Times New Roman"/>
          <w:color w:val="000000" w:themeColor="text1"/>
        </w:rPr>
        <w:t>Cheung et al., 2016)</w:t>
      </w:r>
      <w:r w:rsidRPr="00D72543">
        <w:rPr>
          <w:rFonts w:ascii="Times New Roman" w:hAnsi="Times New Roman" w:cs="Times New Roman"/>
          <w:iCs/>
          <w:color w:val="000000" w:themeColor="text1"/>
        </w:rPr>
        <w:t xml:space="preserve">. In Cheung </w:t>
      </w:r>
      <w:r w:rsidRPr="00D72543">
        <w:rPr>
          <w:rFonts w:ascii="Times New Roman" w:hAnsi="Times New Roman" w:cs="Times New Roman"/>
          <w:i/>
          <w:color w:val="000000" w:themeColor="text1"/>
        </w:rPr>
        <w:t xml:space="preserve">et al. </w:t>
      </w:r>
      <w:r w:rsidRPr="00D72543">
        <w:rPr>
          <w:rFonts w:ascii="Times New Roman" w:hAnsi="Times New Roman" w:cs="Times New Roman"/>
          <w:iCs/>
          <w:color w:val="000000" w:themeColor="text1"/>
        </w:rPr>
        <w:t>2016, the authors test the DBEM’s</w:t>
      </w:r>
      <w:r w:rsidRPr="00D72543">
        <w:rPr>
          <w:rFonts w:ascii="Times New Roman" w:eastAsia="Times New Roman" w:hAnsi="Times New Roman" w:cs="Times New Roman"/>
          <w:color w:val="000000" w:themeColor="text1"/>
        </w:rPr>
        <w:t xml:space="preserve"> model algorithm that estimates habitat suitability against those of </w:t>
      </w:r>
      <w:proofErr w:type="spellStart"/>
      <w:r w:rsidRPr="00D72543">
        <w:rPr>
          <w:rFonts w:ascii="Times New Roman" w:eastAsia="Times New Roman" w:hAnsi="Times New Roman" w:cs="Times New Roman"/>
          <w:color w:val="000000" w:themeColor="text1"/>
        </w:rPr>
        <w:t>AquaMaps</w:t>
      </w:r>
      <w:proofErr w:type="spellEnd"/>
      <w:r w:rsidRPr="00D72543">
        <w:rPr>
          <w:rFonts w:ascii="Times New Roman" w:eastAsia="Times New Roman" w:hAnsi="Times New Roman" w:cs="Times New Roman"/>
          <w:color w:val="000000" w:themeColor="text1"/>
        </w:rPr>
        <w:t xml:space="preserve"> (DBEM-</w:t>
      </w:r>
      <w:proofErr w:type="spellStart"/>
      <w:r w:rsidRPr="00D72543">
        <w:rPr>
          <w:rFonts w:ascii="Times New Roman" w:eastAsia="Times New Roman" w:hAnsi="Times New Roman" w:cs="Times New Roman"/>
          <w:color w:val="000000" w:themeColor="text1"/>
        </w:rPr>
        <w:t>AquaMaps</w:t>
      </w:r>
      <w:proofErr w:type="spellEnd"/>
      <w:r w:rsidRPr="00D72543">
        <w:rPr>
          <w:rFonts w:ascii="Times New Roman" w:eastAsia="Times New Roman" w:hAnsi="Times New Roman" w:cs="Times New Roman"/>
          <w:color w:val="000000" w:themeColor="text1"/>
        </w:rPr>
        <w:t xml:space="preserve">) and Maxent (DBEM-Maxent), two commonly used models to predict </w:t>
      </w:r>
      <w:r w:rsidRPr="00D72543">
        <w:rPr>
          <w:rFonts w:ascii="Times New Roman" w:eastAsia="Times New Roman" w:hAnsi="Times New Roman" w:cs="Times New Roman"/>
          <w:color w:val="000000" w:themeColor="text1"/>
        </w:rPr>
        <w:lastRenderedPageBreak/>
        <w:t>species distributions</w:t>
      </w:r>
      <w:r w:rsidR="00D72543" w:rsidRPr="00D72543">
        <w:rPr>
          <w:rFonts w:ascii="Times New Roman" w:eastAsia="Times New Roman" w:hAnsi="Times New Roman" w:cs="Times New Roman"/>
          <w:color w:val="000000" w:themeColor="text1"/>
        </w:rPr>
        <w:t xml:space="preserve"> </w:t>
      </w:r>
      <w:r w:rsidR="00D72543" w:rsidRPr="00D72543">
        <w:rPr>
          <w:rFonts w:ascii="Times New Roman" w:hAnsi="Times New Roman" w:cs="Times New Roman"/>
          <w:lang w:val="en-US"/>
        </w:rPr>
        <w:t>{Cheung:2016jd}</w:t>
      </w:r>
      <w:r w:rsidR="00D72543" w:rsidRPr="00D72543">
        <w:rPr>
          <w:rFonts w:ascii="Times New Roman" w:eastAsia="Times New Roman" w:hAnsi="Times New Roman" w:cs="Times New Roman"/>
          <w:color w:val="000000" w:themeColor="text1"/>
        </w:rPr>
        <w:t xml:space="preserve">. </w:t>
      </w:r>
      <w:r w:rsidRPr="00D72543">
        <w:rPr>
          <w:rFonts w:ascii="Times New Roman" w:eastAsia="Times New Roman" w:hAnsi="Times New Roman" w:cs="Times New Roman"/>
          <w:color w:val="000000" w:themeColor="text1"/>
        </w:rPr>
        <w:t xml:space="preserve">The results </w:t>
      </w:r>
      <w:r w:rsidR="00E86DC7" w:rsidRPr="00D72543">
        <w:rPr>
          <w:rFonts w:ascii="Times New Roman" w:eastAsia="Times New Roman" w:hAnsi="Times New Roman" w:cs="Times New Roman"/>
          <w:color w:val="000000" w:themeColor="text1"/>
        </w:rPr>
        <w:t>show</w:t>
      </w:r>
      <w:r w:rsidRPr="00D72543">
        <w:rPr>
          <w:rFonts w:ascii="Times New Roman" w:eastAsia="Times New Roman" w:hAnsi="Times New Roman" w:cs="Times New Roman"/>
          <w:color w:val="000000" w:themeColor="text1"/>
        </w:rPr>
        <w:t xml:space="preserve"> no changes in the trend of MCP change between models while suggesting using multiple algorithms if the objective is to quantify abundance or MCP. In here we only use DBEM-Basic to project species distributions as we present a change rate, rather than absolute values.</w:t>
      </w:r>
      <w:r w:rsidR="002C63F3" w:rsidRPr="00D72543">
        <w:rPr>
          <w:rFonts w:ascii="Times New Roman" w:eastAsia="Times New Roman" w:hAnsi="Times New Roman" w:cs="Times New Roman"/>
          <w:color w:val="000000" w:themeColor="text1"/>
        </w:rPr>
        <w:t xml:space="preserve"> </w:t>
      </w:r>
      <w:r w:rsidR="002C63F3" w:rsidRPr="00D72543">
        <w:rPr>
          <w:rFonts w:ascii="Times New Roman" w:hAnsi="Times New Roman" w:cs="Times New Roman"/>
          <w:iCs/>
          <w:color w:val="000000" w:themeColor="text1"/>
        </w:rPr>
        <w:t xml:space="preserve">We also compare the results from our model to other approaches, using different models but similar species and found an overall agreement of results (e.g. </w:t>
      </w:r>
      <w:r w:rsidR="002C63F3" w:rsidRPr="00D72543">
        <w:rPr>
          <w:rFonts w:ascii="Times New Roman" w:hAnsi="Times New Roman" w:cs="Times New Roman"/>
          <w:iCs/>
        </w:rPr>
        <w:t>{Morley:2018fn, Pinsky:2013jo, Pinsky:2012kq}</w:t>
      </w:r>
      <w:r w:rsidR="002C63F3" w:rsidRPr="00D72543">
        <w:rPr>
          <w:rFonts w:ascii="Times New Roman" w:hAnsi="Times New Roman" w:cs="Times New Roman"/>
          <w:iCs/>
          <w:color w:val="000000" w:themeColor="text1"/>
        </w:rPr>
        <w:t>).</w:t>
      </w:r>
      <w:r w:rsidR="002C63F3" w:rsidRPr="00D72543">
        <w:rPr>
          <w:rFonts w:ascii="Times New Roman" w:eastAsia="Times New Roman" w:hAnsi="Times New Roman" w:cs="Times New Roman"/>
          <w:color w:val="000000" w:themeColor="text1"/>
        </w:rPr>
        <w:t xml:space="preserve"> W</w:t>
      </w:r>
      <w:r w:rsidRPr="00D72543">
        <w:rPr>
          <w:rFonts w:ascii="Times New Roman" w:eastAsia="Times New Roman" w:hAnsi="Times New Roman" w:cs="Times New Roman"/>
          <w:color w:val="000000" w:themeColor="text1"/>
        </w:rPr>
        <w:t xml:space="preserve">e have included </w:t>
      </w:r>
      <w:r w:rsidR="00637120" w:rsidRPr="00D72543">
        <w:rPr>
          <w:rFonts w:ascii="Times New Roman" w:eastAsia="Times New Roman" w:hAnsi="Times New Roman" w:cs="Times New Roman"/>
          <w:color w:val="000000" w:themeColor="text1"/>
        </w:rPr>
        <w:t>this in the</w:t>
      </w:r>
      <w:r w:rsidRPr="00D72543">
        <w:rPr>
          <w:rFonts w:ascii="Times New Roman" w:eastAsia="Times New Roman" w:hAnsi="Times New Roman" w:cs="Times New Roman"/>
          <w:color w:val="000000" w:themeColor="text1"/>
        </w:rPr>
        <w:t xml:space="preserve"> Discussion</w:t>
      </w:r>
      <w:r w:rsidR="00637120" w:rsidRPr="00D72543">
        <w:rPr>
          <w:rFonts w:ascii="Times New Roman" w:eastAsia="Times New Roman" w:hAnsi="Times New Roman" w:cs="Times New Roman"/>
          <w:color w:val="000000" w:themeColor="text1"/>
        </w:rPr>
        <w:t xml:space="preserve">. It reads: </w:t>
      </w:r>
    </w:p>
    <w:p w:rsidR="00637120" w:rsidRPr="00D72543" w:rsidRDefault="00637120" w:rsidP="00AA17D8">
      <w:pPr>
        <w:pStyle w:val="ImageCaption"/>
        <w:spacing w:after="0"/>
        <w:rPr>
          <w:rFonts w:ascii="Times New Roman" w:hAnsi="Times New Roman"/>
          <w:bCs/>
          <w:color w:val="000000" w:themeColor="text1"/>
          <w:highlight w:val="yellow"/>
        </w:rPr>
      </w:pPr>
    </w:p>
    <w:p w:rsidR="002C63F3" w:rsidRPr="00D72543" w:rsidRDefault="00637120" w:rsidP="00AA17D8">
      <w:pPr>
        <w:pStyle w:val="ImageCaption"/>
        <w:spacing w:after="0"/>
        <w:rPr>
          <w:rFonts w:ascii="Times New Roman" w:hAnsi="Times New Roman"/>
          <w:i w:val="0"/>
          <w:iCs/>
          <w:color w:val="000000" w:themeColor="text1"/>
        </w:rPr>
      </w:pPr>
      <w:r w:rsidRPr="00D72543">
        <w:rPr>
          <w:rFonts w:ascii="Times New Roman" w:hAnsi="Times New Roman"/>
          <w:bCs/>
          <w:i w:val="0"/>
          <w:iCs/>
          <w:color w:val="000000" w:themeColor="text1"/>
        </w:rPr>
        <w:t xml:space="preserve">“Structural uncertainty within the DBEM has been previously tested for agreement against commonly used species distribution algorithms such as Maxent (Phillips et al. 2006) and </w:t>
      </w:r>
      <w:proofErr w:type="spellStart"/>
      <w:r w:rsidRPr="00D72543">
        <w:rPr>
          <w:rFonts w:ascii="Times New Roman" w:hAnsi="Times New Roman"/>
          <w:bCs/>
          <w:i w:val="0"/>
          <w:iCs/>
          <w:color w:val="000000" w:themeColor="text1"/>
        </w:rPr>
        <w:t>AquaMaps</w:t>
      </w:r>
      <w:proofErr w:type="spellEnd"/>
      <w:r w:rsidRPr="00D72543">
        <w:rPr>
          <w:rFonts w:ascii="Times New Roman" w:hAnsi="Times New Roman"/>
          <w:bCs/>
          <w:i w:val="0"/>
          <w:iCs/>
          <w:color w:val="000000" w:themeColor="text1"/>
        </w:rPr>
        <w:t xml:space="preserve"> (Ready et al. 2010, </w:t>
      </w:r>
      <w:proofErr w:type="spellStart"/>
      <w:r w:rsidRPr="00D72543">
        <w:rPr>
          <w:rFonts w:ascii="Times New Roman" w:hAnsi="Times New Roman"/>
          <w:bCs/>
          <w:i w:val="0"/>
          <w:iCs/>
          <w:color w:val="000000" w:themeColor="text1"/>
        </w:rPr>
        <w:t>Kaschner</w:t>
      </w:r>
      <w:proofErr w:type="spellEnd"/>
      <w:r w:rsidRPr="00D72543">
        <w:rPr>
          <w:rFonts w:ascii="Times New Roman" w:hAnsi="Times New Roman"/>
          <w:bCs/>
          <w:i w:val="0"/>
          <w:iCs/>
          <w:color w:val="000000" w:themeColor="text1"/>
        </w:rPr>
        <w:t xml:space="preserve"> et al. 2011) resulting in no qualitative differences in trends between algorithms (Cheung, Jones, </w:t>
      </w:r>
      <w:proofErr w:type="spellStart"/>
      <w:r w:rsidRPr="00D72543">
        <w:rPr>
          <w:rFonts w:ascii="Times New Roman" w:hAnsi="Times New Roman"/>
          <w:bCs/>
          <w:i w:val="0"/>
          <w:iCs/>
          <w:color w:val="000000" w:themeColor="text1"/>
        </w:rPr>
        <w:t>Reygondeau</w:t>
      </w:r>
      <w:proofErr w:type="spellEnd"/>
      <w:r w:rsidRPr="00D72543">
        <w:rPr>
          <w:rFonts w:ascii="Times New Roman" w:hAnsi="Times New Roman"/>
          <w:bCs/>
          <w:i w:val="0"/>
          <w:iCs/>
          <w:color w:val="000000" w:themeColor="text1"/>
        </w:rPr>
        <w:t>, et al. 2016).”</w:t>
      </w:r>
    </w:p>
    <w:p w:rsidR="003D5267" w:rsidRPr="00D72543" w:rsidRDefault="003D5267" w:rsidP="00AA17D8">
      <w:pPr>
        <w:pStyle w:val="ImageCaption"/>
        <w:spacing w:after="0"/>
        <w:rPr>
          <w:rFonts w:ascii="Times New Roman" w:hAnsi="Times New Roman"/>
          <w:i w:val="0"/>
          <w:iCs/>
          <w:color w:val="000000" w:themeColor="text1"/>
        </w:rPr>
      </w:pPr>
    </w:p>
    <w:p w:rsidR="00AA17D8"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 </w:t>
      </w:r>
      <w:r w:rsidRPr="00D72543">
        <w:rPr>
          <w:rFonts w:ascii="Times New Roman" w:hAnsi="Times New Roman"/>
          <w:i w:val="0"/>
          <w:iCs/>
          <w:color w:val="000000" w:themeColor="text1"/>
          <w:highlight w:val="green"/>
        </w:rPr>
        <w:t>Line 164:</w:t>
      </w:r>
      <w:r w:rsidRPr="00D72543">
        <w:rPr>
          <w:rFonts w:ascii="Times New Roman" w:hAnsi="Times New Roman"/>
          <w:i w:val="0"/>
          <w:iCs/>
          <w:color w:val="000000" w:themeColor="text1"/>
        </w:rPr>
        <w:t xml:space="preserve"> there's a set of parentheses here with nothing in it (and I</w:t>
      </w:r>
      <w:r w:rsidRPr="00D72543">
        <w:rPr>
          <w:rFonts w:ascii="Times New Roman" w:hAnsi="Times New Roman"/>
          <w:i w:val="0"/>
          <w:iCs/>
          <w:color w:val="000000" w:themeColor="text1"/>
        </w:rPr>
        <w:br/>
        <w:t> noticed this elsewhere: Line 183). Missing a reference?</w:t>
      </w:r>
    </w:p>
    <w:p w:rsidR="00AA17D8" w:rsidRPr="00D72543" w:rsidRDefault="00AA17D8" w:rsidP="00AA17D8">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It seems that the journal </w:t>
      </w:r>
      <w:r w:rsidR="00EA0CAD" w:rsidRPr="00D72543">
        <w:rPr>
          <w:rFonts w:ascii="Times New Roman" w:hAnsi="Times New Roman"/>
          <w:i w:val="0"/>
          <w:iCs/>
          <w:color w:val="000000" w:themeColor="text1"/>
        </w:rPr>
        <w:t>format</w:t>
      </w:r>
      <w:r w:rsidRPr="00D72543">
        <w:rPr>
          <w:rFonts w:ascii="Times New Roman" w:hAnsi="Times New Roman"/>
          <w:i w:val="0"/>
          <w:iCs/>
          <w:color w:val="000000" w:themeColor="text1"/>
        </w:rPr>
        <w:t xml:space="preserve"> </w:t>
      </w:r>
      <w:r w:rsidR="00EA0CAD" w:rsidRPr="00D72543">
        <w:rPr>
          <w:rFonts w:ascii="Times New Roman" w:hAnsi="Times New Roman"/>
          <w:i w:val="0"/>
          <w:iCs/>
          <w:color w:val="000000" w:themeColor="text1"/>
        </w:rPr>
        <w:t>changed the equations (and related characters)</w:t>
      </w:r>
      <w:r w:rsidR="00DA3829" w:rsidRPr="00D72543">
        <w:rPr>
          <w:rFonts w:ascii="Times New Roman" w:hAnsi="Times New Roman"/>
          <w:i w:val="0"/>
          <w:iCs/>
          <w:color w:val="000000" w:themeColor="text1"/>
        </w:rPr>
        <w:t xml:space="preserve"> and many of the symbols are missing from the original text</w:t>
      </w:r>
      <w:r w:rsidR="00EA0CAD" w:rsidRPr="00D72543">
        <w:rPr>
          <w:rFonts w:ascii="Times New Roman" w:hAnsi="Times New Roman"/>
          <w:i w:val="0"/>
          <w:iCs/>
          <w:color w:val="000000" w:themeColor="text1"/>
        </w:rPr>
        <w:t>. We have asked the journal to include a PDF version of the manuscript</w:t>
      </w:r>
      <w:r w:rsidR="00904C11" w:rsidRPr="00D72543">
        <w:rPr>
          <w:rFonts w:ascii="Times New Roman" w:hAnsi="Times New Roman"/>
          <w:i w:val="0"/>
          <w:iCs/>
          <w:color w:val="000000" w:themeColor="text1"/>
        </w:rPr>
        <w:t xml:space="preserve"> attached to this document</w:t>
      </w:r>
      <w:r w:rsidR="00EA0CAD" w:rsidRPr="00D72543">
        <w:rPr>
          <w:rFonts w:ascii="Times New Roman" w:hAnsi="Times New Roman"/>
          <w:i w:val="0"/>
          <w:iCs/>
          <w:color w:val="000000" w:themeColor="text1"/>
        </w:rPr>
        <w:t>.</w:t>
      </w:r>
      <w:r w:rsidR="00CF34F5" w:rsidRPr="00D72543">
        <w:rPr>
          <w:rFonts w:ascii="Times New Roman" w:hAnsi="Times New Roman"/>
          <w:i w:val="0"/>
          <w:iCs/>
          <w:color w:val="000000" w:themeColor="text1"/>
        </w:rPr>
        <w:t xml:space="preserve"> This is the same issue for your comments on line 167, 176,</w:t>
      </w:r>
      <w:r w:rsidR="00904C11" w:rsidRPr="00D72543">
        <w:rPr>
          <w:rFonts w:ascii="Times New Roman" w:hAnsi="Times New Roman"/>
          <w:i w:val="0"/>
          <w:iCs/>
          <w:color w:val="000000" w:themeColor="text1"/>
        </w:rPr>
        <w:t xml:space="preserve"> 183 and 186</w:t>
      </w:r>
    </w:p>
    <w:p w:rsidR="00EA0CAD"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167:</w:t>
      </w:r>
      <w:r w:rsidRPr="00D72543">
        <w:rPr>
          <w:rFonts w:ascii="Times New Roman" w:hAnsi="Times New Roman"/>
          <w:i w:val="0"/>
          <w:iCs/>
          <w:color w:val="000000" w:themeColor="text1"/>
        </w:rPr>
        <w:t xml:space="preserve"> The equations is missing here - just empty parentheses</w:t>
      </w:r>
    </w:p>
    <w:p w:rsidR="00CF34F5" w:rsidRPr="00D72543" w:rsidRDefault="00EA0CAD" w:rsidP="00CF34F5">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CF34F5" w:rsidRPr="00D72543">
        <w:rPr>
          <w:rFonts w:ascii="Times New Roman" w:hAnsi="Times New Roman"/>
          <w:i w:val="0"/>
          <w:iCs/>
          <w:color w:val="000000" w:themeColor="text1"/>
        </w:rPr>
        <w:t>See response to line 164.</w:t>
      </w:r>
    </w:p>
    <w:p w:rsidR="00EA0CAD"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176:</w:t>
      </w:r>
      <w:r w:rsidRPr="00D72543">
        <w:rPr>
          <w:rFonts w:ascii="Times New Roman" w:hAnsi="Times New Roman"/>
          <w:i w:val="0"/>
          <w:iCs/>
          <w:color w:val="000000" w:themeColor="text1"/>
        </w:rPr>
        <w:t xml:space="preserve"> "where is the future..." Something is missing here. </w:t>
      </w:r>
      <w:proofErr w:type="gramStart"/>
      <w:r w:rsidRPr="00D72543">
        <w:rPr>
          <w:rFonts w:ascii="Times New Roman" w:hAnsi="Times New Roman"/>
          <w:i w:val="0"/>
          <w:iCs/>
          <w:color w:val="000000" w:themeColor="text1"/>
        </w:rPr>
        <w:t>Also</w:t>
      </w:r>
      <w:proofErr w:type="gramEnd"/>
      <w:r w:rsidRPr="00D72543">
        <w:rPr>
          <w:rFonts w:ascii="Times New Roman" w:hAnsi="Times New Roman"/>
          <w:i w:val="0"/>
          <w:iCs/>
          <w:color w:val="000000" w:themeColor="text1"/>
        </w:rPr>
        <w:t xml:space="preserve"> the</w:t>
      </w:r>
      <w:r w:rsidRPr="00D72543">
        <w:rPr>
          <w:rFonts w:ascii="Times New Roman" w:hAnsi="Times New Roman"/>
          <w:i w:val="0"/>
          <w:iCs/>
          <w:color w:val="000000" w:themeColor="text1"/>
        </w:rPr>
        <w:br/>
        <w:t> equal sign after "periods" doesn't make sense.</w:t>
      </w:r>
    </w:p>
    <w:p w:rsidR="00CF34F5" w:rsidRPr="00D72543" w:rsidRDefault="00EA0CAD" w:rsidP="00CF34F5">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CF34F5" w:rsidRPr="00D72543">
        <w:rPr>
          <w:rFonts w:ascii="Times New Roman" w:hAnsi="Times New Roman"/>
          <w:i w:val="0"/>
          <w:iCs/>
          <w:color w:val="000000" w:themeColor="text1"/>
        </w:rPr>
        <w:t>See response to line 164.</w:t>
      </w:r>
    </w:p>
    <w:p w:rsidR="00EA0CAD"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178:</w:t>
      </w:r>
      <w:r w:rsidRPr="00D72543">
        <w:rPr>
          <w:rFonts w:ascii="Times New Roman" w:hAnsi="Times New Roman"/>
          <w:i w:val="0"/>
          <w:iCs/>
          <w:color w:val="000000" w:themeColor="text1"/>
        </w:rPr>
        <w:t xml:space="preserve"> the concept of "threat point" is impossible to validate or</w:t>
      </w:r>
      <w:r w:rsidRPr="00D72543">
        <w:rPr>
          <w:rFonts w:ascii="Times New Roman" w:hAnsi="Times New Roman"/>
          <w:i w:val="0"/>
          <w:iCs/>
          <w:color w:val="000000" w:themeColor="text1"/>
        </w:rPr>
        <w:br/>
        <w:t> understand without some description of what this is here. Please define</w:t>
      </w:r>
      <w:r w:rsidRPr="00D72543">
        <w:rPr>
          <w:rFonts w:ascii="Times New Roman" w:hAnsi="Times New Roman"/>
          <w:i w:val="0"/>
          <w:iCs/>
          <w:color w:val="000000" w:themeColor="text1"/>
        </w:rPr>
        <w:br/>
        <w:t xml:space="preserve"> as well as cite </w:t>
      </w:r>
      <w:proofErr w:type="spellStart"/>
      <w:r w:rsidRPr="00D72543">
        <w:rPr>
          <w:rFonts w:ascii="Times New Roman" w:hAnsi="Times New Roman"/>
          <w:i w:val="0"/>
          <w:iCs/>
          <w:color w:val="000000" w:themeColor="text1"/>
        </w:rPr>
        <w:t>Sumaila</w:t>
      </w:r>
      <w:proofErr w:type="spellEnd"/>
      <w:r w:rsidRPr="00D72543">
        <w:rPr>
          <w:rFonts w:ascii="Times New Roman" w:hAnsi="Times New Roman"/>
          <w:i w:val="0"/>
          <w:iCs/>
          <w:color w:val="000000" w:themeColor="text1"/>
        </w:rPr>
        <w:t xml:space="preserve"> et al. </w:t>
      </w:r>
      <w:proofErr w:type="gramStart"/>
      <w:r w:rsidRPr="00D72543">
        <w:rPr>
          <w:rFonts w:ascii="Times New Roman" w:hAnsi="Times New Roman"/>
          <w:i w:val="0"/>
          <w:iCs/>
          <w:color w:val="000000" w:themeColor="text1"/>
        </w:rPr>
        <w:t>Also</w:t>
      </w:r>
      <w:proofErr w:type="gramEnd"/>
      <w:r w:rsidRPr="00D72543">
        <w:rPr>
          <w:rFonts w:ascii="Times New Roman" w:hAnsi="Times New Roman"/>
          <w:i w:val="0"/>
          <w:iCs/>
          <w:color w:val="000000" w:themeColor="text1"/>
        </w:rPr>
        <w:t xml:space="preserve"> on the next line you call it "thread</w:t>
      </w:r>
      <w:r w:rsidRPr="00D72543">
        <w:rPr>
          <w:rFonts w:ascii="Times New Roman" w:hAnsi="Times New Roman"/>
          <w:i w:val="0"/>
          <w:iCs/>
          <w:color w:val="000000" w:themeColor="text1"/>
        </w:rPr>
        <w:br/>
        <w:t> point"</w:t>
      </w:r>
      <w:r w:rsidR="00EA0CAD" w:rsidRPr="00D72543">
        <w:rPr>
          <w:rFonts w:ascii="Times New Roman" w:hAnsi="Times New Roman"/>
          <w:i w:val="0"/>
          <w:iCs/>
          <w:color w:val="000000" w:themeColor="text1"/>
        </w:rPr>
        <w:t>.</w:t>
      </w:r>
    </w:p>
    <w:p w:rsidR="00EA0CAD" w:rsidRPr="00D72543" w:rsidRDefault="00EA0CAD" w:rsidP="00EA0CAD">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have provided a description based on </w:t>
      </w:r>
      <w:proofErr w:type="spellStart"/>
      <w:r w:rsidRPr="00D72543">
        <w:rPr>
          <w:rFonts w:ascii="Times New Roman" w:hAnsi="Times New Roman"/>
          <w:i w:val="0"/>
          <w:iCs/>
          <w:color w:val="000000" w:themeColor="text1"/>
        </w:rPr>
        <w:t>Sumaila</w:t>
      </w:r>
      <w:proofErr w:type="spellEnd"/>
      <w:r w:rsidRPr="00D72543">
        <w:rPr>
          <w:rFonts w:ascii="Times New Roman" w:hAnsi="Times New Roman"/>
          <w:i w:val="0"/>
          <w:iCs/>
          <w:color w:val="000000" w:themeColor="text1"/>
        </w:rPr>
        <w:t xml:space="preserve"> </w:t>
      </w:r>
      <w:r w:rsidRPr="00D72543">
        <w:rPr>
          <w:rFonts w:ascii="Times New Roman" w:hAnsi="Times New Roman"/>
          <w:color w:val="000000" w:themeColor="text1"/>
        </w:rPr>
        <w:t xml:space="preserve">et al. </w:t>
      </w:r>
      <w:r w:rsidRPr="00D72543">
        <w:rPr>
          <w:rFonts w:ascii="Times New Roman" w:hAnsi="Times New Roman"/>
          <w:i w:val="0"/>
          <w:iCs/>
          <w:color w:val="000000" w:themeColor="text1"/>
        </w:rPr>
        <w:t>and corrected the second term (it should say “threat point”). It now reads:</w:t>
      </w:r>
    </w:p>
    <w:p w:rsidR="004C3C0A" w:rsidRPr="00D72543" w:rsidRDefault="004C3C0A" w:rsidP="00EA0CAD">
      <w:pPr>
        <w:pStyle w:val="ImageCaption"/>
        <w:spacing w:after="0"/>
        <w:rPr>
          <w:rFonts w:ascii="Times New Roman" w:hAnsi="Times New Roman"/>
          <w:i w:val="0"/>
          <w:iCs/>
          <w:color w:val="000000" w:themeColor="text1"/>
        </w:rPr>
      </w:pPr>
    </w:p>
    <w:p w:rsidR="00DA3829" w:rsidRPr="00D72543" w:rsidRDefault="00DA3829" w:rsidP="00DA3829">
      <w:pPr>
        <w:pStyle w:val="ImageCaption"/>
        <w:spacing w:after="0"/>
        <w:ind w:firstLine="720"/>
        <w:rPr>
          <w:rFonts w:ascii="Times New Roman" w:hAnsi="Times New Roman"/>
          <w:i w:val="0"/>
          <w:iCs/>
          <w:color w:val="000000" w:themeColor="text1"/>
        </w:rPr>
      </w:pPr>
      <w:r w:rsidRPr="00D72543">
        <w:rPr>
          <w:rFonts w:ascii="Times New Roman" w:hAnsi="Times New Roman"/>
          <w:i w:val="0"/>
          <w:iCs/>
          <w:color w:val="000000" w:themeColor="text1"/>
        </w:rPr>
        <w:t>“</w:t>
      </w:r>
      <w:r w:rsidR="00637120" w:rsidRPr="00D72543">
        <w:rPr>
          <w:rFonts w:ascii="Times New Roman" w:hAnsi="Times New Roman"/>
          <w:i w:val="0"/>
          <w:iCs/>
          <w:color w:val="000000" w:themeColor="text1"/>
        </w:rPr>
        <w:t xml:space="preserve">In addition, we borrowed the concept of “threat point” from game theory </w:t>
      </w:r>
      <w:r w:rsidR="00637120" w:rsidRPr="00D72543">
        <w:rPr>
          <w:rFonts w:ascii="Times New Roman" w:hAnsi="Times New Roman"/>
          <w:bCs/>
          <w:i w:val="0"/>
          <w:iCs/>
          <w:color w:val="000000" w:themeColor="text1"/>
        </w:rPr>
        <w:t xml:space="preserve">defined as the minimum payoff that a player is willing to receive in order to cooperate with other players (see </w:t>
      </w:r>
      <w:proofErr w:type="spellStart"/>
      <w:r w:rsidR="00637120" w:rsidRPr="00D72543">
        <w:rPr>
          <w:rFonts w:ascii="Times New Roman" w:hAnsi="Times New Roman"/>
          <w:bCs/>
          <w:i w:val="0"/>
          <w:iCs/>
          <w:color w:val="000000" w:themeColor="text1"/>
        </w:rPr>
        <w:t>Sumaila</w:t>
      </w:r>
      <w:proofErr w:type="spellEnd"/>
      <w:r w:rsidR="00637120" w:rsidRPr="00D72543">
        <w:rPr>
          <w:rFonts w:ascii="Times New Roman" w:hAnsi="Times New Roman"/>
          <w:bCs/>
          <w:i w:val="0"/>
          <w:iCs/>
          <w:color w:val="000000" w:themeColor="text1"/>
        </w:rPr>
        <w:t xml:space="preserve"> et al., this Special Feature). Thus, we estimate the change in the </w:t>
      </w:r>
      <m:oMath>
        <m:acc>
          <m:accPr>
            <m:ctrlPr>
              <w:rPr>
                <w:rFonts w:ascii="Cambria Math" w:hAnsi="Cambria Math"/>
                <w:bCs/>
                <w:i w:val="0"/>
                <w:iCs/>
                <w:color w:val="000000" w:themeColor="text1"/>
              </w:rPr>
            </m:ctrlPr>
          </m:accPr>
          <m:e>
            <m:r>
              <w:rPr>
                <w:rFonts w:ascii="Cambria Math" w:hAnsi="Cambria Math"/>
                <w:color w:val="000000" w:themeColor="text1"/>
              </w:rPr>
              <m:t>MCP</m:t>
            </m:r>
          </m:e>
        </m:acc>
      </m:oMath>
      <w:r w:rsidR="00637120" w:rsidRPr="00D72543">
        <w:rPr>
          <w:rFonts w:ascii="Times New Roman" w:hAnsi="Times New Roman"/>
          <w:bCs/>
          <w:i w:val="0"/>
          <w:iCs/>
          <w:color w:val="000000" w:themeColor="text1"/>
        </w:rPr>
        <w:t xml:space="preserve"> RA (threat point) that each country RA (players) would have for each species (hereafter referred as stock-share ratio), for both the IPHC and the </w:t>
      </w:r>
      <w:proofErr w:type="spellStart"/>
      <w:r w:rsidR="00637120" w:rsidRPr="00D72543">
        <w:rPr>
          <w:rFonts w:ascii="Times New Roman" w:hAnsi="Times New Roman"/>
          <w:bCs/>
          <w:i w:val="0"/>
          <w:iCs/>
          <w:color w:val="000000" w:themeColor="text1"/>
        </w:rPr>
        <w:t>GoMA</w:t>
      </w:r>
      <w:proofErr w:type="spellEnd"/>
      <w:r w:rsidR="00637120" w:rsidRPr="00D72543">
        <w:rPr>
          <w:rFonts w:ascii="Times New Roman" w:hAnsi="Times New Roman"/>
          <w:bCs/>
          <w:i w:val="0"/>
          <w:iCs/>
          <w:color w:val="000000" w:themeColor="text1"/>
        </w:rPr>
        <w:t>. The stock-share ratio can be seen as the proportion of the stock’s distribution within the study area that each country has.</w:t>
      </w:r>
      <w:r w:rsidRPr="00D72543">
        <w:rPr>
          <w:rFonts w:ascii="Times New Roman" w:hAnsi="Times New Roman"/>
          <w:i w:val="0"/>
          <w:iCs/>
          <w:color w:val="000000" w:themeColor="text1"/>
        </w:rPr>
        <w: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186:</w:t>
      </w:r>
      <w:r w:rsidR="00275845" w:rsidRPr="00D72543">
        <w:rPr>
          <w:rFonts w:ascii="Times New Roman" w:hAnsi="Times New Roman"/>
          <w:i w:val="0"/>
          <w:iCs/>
          <w:color w:val="000000" w:themeColor="text1"/>
        </w:rPr>
        <w:t xml:space="preserve"> where what is?? Again, something missing here. Also, please</w:t>
      </w:r>
      <w:r w:rsidR="00275845" w:rsidRPr="00D72543">
        <w:rPr>
          <w:rFonts w:ascii="Times New Roman" w:hAnsi="Times New Roman"/>
          <w:i w:val="0"/>
          <w:iCs/>
          <w:color w:val="000000" w:themeColor="text1"/>
        </w:rPr>
        <w:br/>
        <w:t> define all terms in equation 3. In other words, "the aggregated WHAT of</w:t>
      </w:r>
      <w:r w:rsidR="00275845" w:rsidRPr="00D72543">
        <w:rPr>
          <w:rFonts w:ascii="Times New Roman" w:hAnsi="Times New Roman"/>
          <w:i w:val="0"/>
          <w:iCs/>
          <w:color w:val="000000" w:themeColor="text1"/>
        </w:rPr>
        <w:br/>
        <w:t> each region (r)". What are sigma and delta?</w:t>
      </w:r>
    </w:p>
    <w:p w:rsidR="00CF34F5" w:rsidRPr="00D72543" w:rsidRDefault="00CF34F5" w:rsidP="00CF34F5">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See response to line 164.</w:t>
      </w:r>
    </w:p>
    <w:p w:rsidR="004C3C0A"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lastRenderedPageBreak/>
        <w:br/>
        <w:t> </w:t>
      </w:r>
      <w:r w:rsidRPr="00D72543">
        <w:rPr>
          <w:rFonts w:ascii="Times New Roman" w:hAnsi="Times New Roman"/>
          <w:i w:val="0"/>
          <w:iCs/>
          <w:color w:val="000000" w:themeColor="text1"/>
          <w:highlight w:val="cyan"/>
        </w:rPr>
        <w:t>What is</w:t>
      </w:r>
      <w:r w:rsidRPr="00D72543">
        <w:rPr>
          <w:rFonts w:ascii="Times New Roman" w:hAnsi="Times New Roman"/>
          <w:i w:val="0"/>
          <w:iCs/>
          <w:color w:val="000000" w:themeColor="text1"/>
        </w:rPr>
        <w:t xml:space="preserve"> missing from the methods is what the treatment is for each of the</w:t>
      </w:r>
      <w:r w:rsidRPr="00D72543">
        <w:rPr>
          <w:rFonts w:ascii="Times New Roman" w:hAnsi="Times New Roman"/>
          <w:i w:val="0"/>
          <w:iCs/>
          <w:color w:val="000000" w:themeColor="text1"/>
        </w:rPr>
        <w:br/>
        <w:t> case studies. There should be some description of what you are</w:t>
      </w:r>
      <w:r w:rsidRPr="00D72543">
        <w:rPr>
          <w:rFonts w:ascii="Times New Roman" w:hAnsi="Times New Roman"/>
          <w:i w:val="0"/>
          <w:iCs/>
          <w:color w:val="000000" w:themeColor="text1"/>
        </w:rPr>
        <w:br/>
        <w:t> investigating in the 2 case studies presented in the methods. There must</w:t>
      </w:r>
      <w:r w:rsidRPr="00D72543">
        <w:rPr>
          <w:rFonts w:ascii="Times New Roman" w:hAnsi="Times New Roman"/>
          <w:i w:val="0"/>
          <w:iCs/>
          <w:color w:val="000000" w:themeColor="text1"/>
        </w:rPr>
        <w:br/>
        <w:t> be some analysis, metrics or information, either quantitative or</w:t>
      </w:r>
      <w:r w:rsidRPr="00D72543">
        <w:rPr>
          <w:rFonts w:ascii="Times New Roman" w:hAnsi="Times New Roman"/>
          <w:i w:val="0"/>
          <w:iCs/>
          <w:color w:val="000000" w:themeColor="text1"/>
        </w:rPr>
        <w:br/>
        <w:t> qualitative, that you use to assess the impacts of these stock changes on</w:t>
      </w:r>
      <w:r w:rsidRPr="00D72543">
        <w:rPr>
          <w:rFonts w:ascii="Times New Roman" w:hAnsi="Times New Roman"/>
          <w:i w:val="0"/>
          <w:iCs/>
          <w:color w:val="000000" w:themeColor="text1"/>
        </w:rPr>
        <w:br/>
        <w:t> the management in each of these agreements.</w:t>
      </w:r>
    </w:p>
    <w:p w:rsidR="00C42290" w:rsidRPr="00D72543" w:rsidRDefault="004C3C0A" w:rsidP="003E1088">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We have changed the “Study Area and Fisheries” section of the methods to describe the</w:t>
      </w:r>
      <w:r w:rsidR="003E1088" w:rsidRPr="00D72543">
        <w:rPr>
          <w:rFonts w:ascii="Times New Roman" w:eastAsia="Times New Roman" w:hAnsi="Times New Roman" w:cs="Times New Roman"/>
          <w:color w:val="000000" w:themeColor="text1"/>
        </w:rPr>
        <w:t xml:space="preserve"> management</w:t>
      </w:r>
      <w:r w:rsidRPr="00D72543">
        <w:rPr>
          <w:rFonts w:ascii="Times New Roman" w:eastAsia="Times New Roman" w:hAnsi="Times New Roman" w:cs="Times New Roman"/>
          <w:color w:val="000000" w:themeColor="text1"/>
        </w:rPr>
        <w:t xml:space="preserve"> specifics of the two case studies. These have been further addressed in the discussion as a more qualitative analysis of the </w:t>
      </w:r>
      <w:r w:rsidR="003E1088" w:rsidRPr="00D72543">
        <w:rPr>
          <w:rFonts w:ascii="Times New Roman" w:eastAsia="Times New Roman" w:hAnsi="Times New Roman" w:cs="Times New Roman"/>
          <w:color w:val="000000" w:themeColor="text1"/>
        </w:rPr>
        <w:t xml:space="preserve">likely </w:t>
      </w:r>
      <w:r w:rsidRPr="00D72543">
        <w:rPr>
          <w:rFonts w:ascii="Times New Roman" w:eastAsia="Times New Roman" w:hAnsi="Times New Roman" w:cs="Times New Roman"/>
          <w:color w:val="000000" w:themeColor="text1"/>
        </w:rPr>
        <w:t>consequences of our results to the management arrangements</w:t>
      </w:r>
      <w:r w:rsidR="003E1088" w:rsidRPr="00D72543">
        <w:rPr>
          <w:rFonts w:ascii="Times New Roman" w:eastAsia="Times New Roman" w:hAnsi="Times New Roman" w:cs="Times New Roman"/>
          <w:color w:val="000000" w:themeColor="text1"/>
        </w:rPr>
        <w:t xml:space="preserve"> and potential solutions</w:t>
      </w:r>
      <w:r w:rsidRPr="00D72543">
        <w:rPr>
          <w:rFonts w:ascii="Times New Roman" w:eastAsia="Times New Roman" w:hAnsi="Times New Roman" w:cs="Times New Roman"/>
          <w:color w:val="000000" w:themeColor="text1"/>
        </w:rPr>
        <w:t xml:space="preserve">. </w:t>
      </w:r>
      <w:r w:rsidR="00275845" w:rsidRPr="00D72543">
        <w:rPr>
          <w:rFonts w:ascii="Times New Roman" w:hAnsi="Times New Roman" w:cs="Times New Roman"/>
          <w:iCs/>
          <w:color w:val="000000" w:themeColor="text1"/>
        </w:rPr>
        <w:br/>
      </w:r>
      <w:r w:rsidR="00275845" w:rsidRPr="00D72543">
        <w:rPr>
          <w:rFonts w:ascii="Times New Roman" w:hAnsi="Times New Roman" w:cs="Times New Roman"/>
          <w:iCs/>
          <w:color w:val="000000" w:themeColor="text1"/>
        </w:rPr>
        <w:br/>
        <w:t> </w:t>
      </w:r>
      <w:r w:rsidR="00275845" w:rsidRPr="00D72543">
        <w:rPr>
          <w:rFonts w:ascii="Times New Roman" w:hAnsi="Times New Roman" w:cs="Times New Roman"/>
          <w:iCs/>
          <w:color w:val="000000" w:themeColor="text1"/>
          <w:highlight w:val="green"/>
        </w:rPr>
        <w:t>Line 206:</w:t>
      </w:r>
      <w:r w:rsidR="00275845" w:rsidRPr="00D72543">
        <w:rPr>
          <w:rFonts w:ascii="Times New Roman" w:hAnsi="Times New Roman" w:cs="Times New Roman"/>
          <w:iCs/>
          <w:color w:val="000000" w:themeColor="text1"/>
        </w:rPr>
        <w:t xml:space="preserve"> Do you mean "each country's"?</w:t>
      </w:r>
    </w:p>
    <w:p w:rsidR="00C42290" w:rsidRPr="00D72543" w:rsidRDefault="00C42290" w:rsidP="00C42290">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C42290"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206-207:</w:t>
      </w:r>
      <w:r w:rsidRPr="00D72543">
        <w:rPr>
          <w:rFonts w:ascii="Times New Roman" w:hAnsi="Times New Roman"/>
          <w:i w:val="0"/>
          <w:iCs/>
          <w:color w:val="000000" w:themeColor="text1"/>
        </w:rPr>
        <w:t xml:space="preserve"> What do you mean by the sentence "would change in the</w:t>
      </w:r>
      <w:r w:rsidRPr="00D72543">
        <w:rPr>
          <w:rFonts w:ascii="Times New Roman" w:hAnsi="Times New Roman"/>
          <w:i w:val="0"/>
          <w:iCs/>
          <w:color w:val="000000" w:themeColor="text1"/>
        </w:rPr>
        <w:br/>
        <w:t> direction as expected from the effects of ocean warming?" Are you talking</w:t>
      </w:r>
      <w:r w:rsidRPr="00D72543">
        <w:rPr>
          <w:rFonts w:ascii="Times New Roman" w:hAnsi="Times New Roman"/>
          <w:i w:val="0"/>
          <w:iCs/>
          <w:color w:val="000000" w:themeColor="text1"/>
        </w:rPr>
        <w:br/>
        <w:t> about poleward shifts (which while they may be the dominant pattern are</w:t>
      </w:r>
      <w:r w:rsidRPr="00D72543">
        <w:rPr>
          <w:rFonts w:ascii="Times New Roman" w:hAnsi="Times New Roman"/>
          <w:i w:val="0"/>
          <w:iCs/>
          <w:color w:val="000000" w:themeColor="text1"/>
        </w:rPr>
        <w:br/>
        <w:t> not consistent across all species as demonstrated in this and other</w:t>
      </w:r>
      <w:r w:rsidRPr="00D72543">
        <w:rPr>
          <w:rFonts w:ascii="Times New Roman" w:hAnsi="Times New Roman"/>
          <w:i w:val="0"/>
          <w:iCs/>
          <w:color w:val="000000" w:themeColor="text1"/>
        </w:rPr>
        <w:br/>
        <w:t> studies) or something else? It's not clear.</w:t>
      </w:r>
    </w:p>
    <w:p w:rsidR="00C42290" w:rsidRPr="00D72543" w:rsidRDefault="00C42290" w:rsidP="00C42290">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We agree that this sentence needed context and was confusing. We simplified by saying:</w:t>
      </w:r>
    </w:p>
    <w:p w:rsidR="00C42290" w:rsidRPr="00D72543" w:rsidRDefault="00C42290" w:rsidP="00C42290">
      <w:pPr>
        <w:rPr>
          <w:rFonts w:ascii="Times New Roman" w:eastAsia="Times New Roman" w:hAnsi="Times New Roman" w:cs="Times New Roman"/>
          <w:color w:val="000000" w:themeColor="text1"/>
        </w:rPr>
      </w:pPr>
    </w:p>
    <w:p w:rsidR="00C42290" w:rsidRPr="00D72543" w:rsidRDefault="00C42290" w:rsidP="00C42290">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w:t>
      </w:r>
      <w:r w:rsidR="004C3C0A" w:rsidRPr="00D72543">
        <w:rPr>
          <w:rFonts w:ascii="Times New Roman" w:eastAsia="Times New Roman" w:hAnsi="Times New Roman" w:cs="Times New Roman"/>
          <w:color w:val="000000" w:themeColor="text1"/>
        </w:rPr>
        <w:t>In consequence, each country's share-ratio of different species will change with an overall benefit to northern regions, regardless of the RCP scenario.</w:t>
      </w:r>
      <w:r w:rsidRPr="00D72543">
        <w:rPr>
          <w:rFonts w:ascii="Times New Roman" w:eastAsia="Times New Roman" w:hAnsi="Times New Roman" w:cs="Times New Roman"/>
          <w:color w:val="000000" w:themeColor="text1"/>
        </w:rPr>
        <w:t xml:space="preserve">” </w:t>
      </w:r>
    </w:p>
    <w:p w:rsidR="001B3DB4" w:rsidRPr="00D72543" w:rsidRDefault="00275845"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Lines 215-217:</w:t>
      </w:r>
      <w:r w:rsidRPr="00D72543">
        <w:rPr>
          <w:rFonts w:ascii="Times New Roman" w:hAnsi="Times New Roman"/>
          <w:i w:val="0"/>
          <w:iCs/>
          <w:color w:val="000000" w:themeColor="text1"/>
        </w:rPr>
        <w:t xml:space="preserve"> This statement seems a bit underwhelming--sure, it's</w:t>
      </w:r>
      <w:r w:rsidRPr="00D72543">
        <w:rPr>
          <w:rFonts w:ascii="Times New Roman" w:hAnsi="Times New Roman"/>
          <w:i w:val="0"/>
          <w:iCs/>
          <w:color w:val="000000" w:themeColor="text1"/>
        </w:rPr>
        <w:br/>
        <w:t> already been noted by other studies that while the overall trend in</w:t>
      </w:r>
      <w:r w:rsidRPr="00D72543">
        <w:rPr>
          <w:rFonts w:ascii="Times New Roman" w:hAnsi="Times New Roman"/>
          <w:i w:val="0"/>
          <w:iCs/>
          <w:color w:val="000000" w:themeColor="text1"/>
        </w:rPr>
        <w:br/>
        <w:t> species shifts may be poleward, there will be regional variability. How</w:t>
      </w:r>
      <w:r w:rsidRPr="00D72543">
        <w:rPr>
          <w:rFonts w:ascii="Times New Roman" w:hAnsi="Times New Roman"/>
          <w:i w:val="0"/>
          <w:iCs/>
          <w:color w:val="000000" w:themeColor="text1"/>
        </w:rPr>
        <w:br/>
        <w:t> is this a novel result? What is the nuance reflected in this analysis of</w:t>
      </w:r>
      <w:r w:rsidRPr="00D72543">
        <w:rPr>
          <w:rFonts w:ascii="Times New Roman" w:hAnsi="Times New Roman"/>
          <w:i w:val="0"/>
          <w:iCs/>
          <w:color w:val="000000" w:themeColor="text1"/>
        </w:rPr>
        <w:br/>
        <w:t> these North American fisheries? And what are the "management consequences</w:t>
      </w:r>
      <w:r w:rsidRPr="00D72543">
        <w:rPr>
          <w:rFonts w:ascii="Times New Roman" w:hAnsi="Times New Roman"/>
          <w:i w:val="0"/>
          <w:iCs/>
          <w:color w:val="000000" w:themeColor="text1"/>
        </w:rPr>
        <w:br/>
        <w:t> related to the rules placed by the different treaties"? It seems that</w:t>
      </w:r>
      <w:r w:rsidRPr="00D72543">
        <w:rPr>
          <w:rFonts w:ascii="Times New Roman" w:hAnsi="Times New Roman"/>
          <w:i w:val="0"/>
          <w:iCs/>
          <w:color w:val="000000" w:themeColor="text1"/>
        </w:rPr>
        <w:br/>
        <w:t> this is not a "result" so much as a discussion point, so perhaps it's</w:t>
      </w:r>
      <w:r w:rsidRPr="00D72543">
        <w:rPr>
          <w:rFonts w:ascii="Times New Roman" w:hAnsi="Times New Roman"/>
          <w:i w:val="0"/>
          <w:iCs/>
          <w:color w:val="000000" w:themeColor="text1"/>
        </w:rPr>
        <w:br/>
        <w:t> better to make a statement like this there where you can back it up with</w:t>
      </w:r>
      <w:r w:rsidRPr="00D72543">
        <w:rPr>
          <w:rFonts w:ascii="Times New Roman" w:hAnsi="Times New Roman"/>
          <w:i w:val="0"/>
          <w:iCs/>
          <w:color w:val="000000" w:themeColor="text1"/>
        </w:rPr>
        <w:br/>
        <w:t> refs or examples unless you have some analysis to present in the</w:t>
      </w:r>
      <w:r w:rsidRPr="00D72543">
        <w:rPr>
          <w:rFonts w:ascii="Times New Roman" w:hAnsi="Times New Roman"/>
          <w:i w:val="0"/>
          <w:iCs/>
          <w:color w:val="000000" w:themeColor="text1"/>
        </w:rPr>
        <w:br/>
        <w:t> results.</w:t>
      </w:r>
    </w:p>
    <w:p w:rsidR="001B3DB4" w:rsidRPr="00D72543" w:rsidRDefault="001B3DB4" w:rsidP="00C42290">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Addressed in text. We have removed the text from the result and place it under the discussion section where we talk about the implications of our results to the management of IPHC. </w:t>
      </w:r>
    </w:p>
    <w:p w:rsidR="001B3DB4" w:rsidRPr="00D72543" w:rsidRDefault="001B3DB4"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 xml:space="preserve">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Lines 220-222:</w:t>
      </w:r>
      <w:r w:rsidR="00275845" w:rsidRPr="00D72543">
        <w:rPr>
          <w:rFonts w:ascii="Times New Roman" w:hAnsi="Times New Roman"/>
          <w:i w:val="0"/>
          <w:iCs/>
          <w:color w:val="000000" w:themeColor="text1"/>
        </w:rPr>
        <w:t xml:space="preserve"> This sentence doesn't make much sense to me: The former is</w:t>
      </w:r>
      <w:r w:rsidR="00275845" w:rsidRPr="00D72543">
        <w:rPr>
          <w:rFonts w:ascii="Times New Roman" w:hAnsi="Times New Roman"/>
          <w:i w:val="0"/>
          <w:iCs/>
          <w:color w:val="000000" w:themeColor="text1"/>
        </w:rPr>
        <w:br/>
        <w:t> the US contiguous states, and the latter is Canada, which is a "northern</w:t>
      </w:r>
      <w:r w:rsidR="00275845" w:rsidRPr="00D72543">
        <w:rPr>
          <w:rFonts w:ascii="Times New Roman" w:hAnsi="Times New Roman"/>
          <w:i w:val="0"/>
          <w:iCs/>
          <w:color w:val="000000" w:themeColor="text1"/>
        </w:rPr>
        <w:br/>
        <w:t> region" when compared to the US contiguous states, so what are you trying</w:t>
      </w:r>
      <w:r w:rsidR="00275845" w:rsidRPr="00D72543">
        <w:rPr>
          <w:rFonts w:ascii="Times New Roman" w:hAnsi="Times New Roman"/>
          <w:i w:val="0"/>
          <w:iCs/>
          <w:color w:val="000000" w:themeColor="text1"/>
        </w:rPr>
        <w:br/>
        <w:t> to say here?</w:t>
      </w:r>
    </w:p>
    <w:p w:rsidR="00D72543" w:rsidRPr="00D72543" w:rsidRDefault="00B9376A" w:rsidP="00C42290">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Addressed in text. We meant “later” not former. </w:t>
      </w:r>
    </w:p>
    <w:p w:rsidR="00D72543" w:rsidRPr="00D72543" w:rsidRDefault="00D72543" w:rsidP="00C42290">
      <w:pPr>
        <w:pStyle w:val="ImageCaption"/>
        <w:spacing w:after="0"/>
        <w:rPr>
          <w:rFonts w:ascii="Times New Roman" w:hAnsi="Times New Roman"/>
          <w:i w:val="0"/>
          <w:iCs/>
          <w:color w:val="000000" w:themeColor="text1"/>
        </w:rPr>
      </w:pPr>
    </w:p>
    <w:p w:rsidR="00C42290" w:rsidRPr="00D72543" w:rsidRDefault="00275845"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highlight w:val="green"/>
        </w:rPr>
        <w:t>Line 224</w:t>
      </w:r>
      <w:r w:rsidRPr="00D72543">
        <w:rPr>
          <w:rFonts w:ascii="Times New Roman" w:hAnsi="Times New Roman"/>
          <w:i w:val="0"/>
          <w:iCs/>
          <w:color w:val="000000" w:themeColor="text1"/>
        </w:rPr>
        <w:t>: Change "northwestern of" to "to the northwest of..."</w:t>
      </w:r>
      <w:r w:rsidRPr="00D72543">
        <w:rPr>
          <w:rFonts w:ascii="Times New Roman" w:hAnsi="Times New Roman"/>
          <w:i w:val="0"/>
          <w:iCs/>
          <w:color w:val="000000" w:themeColor="text1"/>
        </w:rPr>
        <w:br/>
      </w:r>
      <w:r w:rsidR="00C42290" w:rsidRPr="00D72543">
        <w:rPr>
          <w:rFonts w:ascii="Times New Roman" w:hAnsi="Times New Roman"/>
          <w:b/>
          <w:bCs/>
          <w:i w:val="0"/>
          <w:iCs/>
          <w:color w:val="000000" w:themeColor="text1"/>
        </w:rPr>
        <w:t xml:space="preserve">Response: </w:t>
      </w:r>
      <w:r w:rsidR="00C42290" w:rsidRPr="00D72543">
        <w:rPr>
          <w:rFonts w:ascii="Times New Roman" w:hAnsi="Times New Roman"/>
          <w:i w:val="0"/>
          <w:iCs/>
          <w:color w:val="000000" w:themeColor="text1"/>
        </w:rPr>
        <w:t>Addressed in text</w:t>
      </w:r>
    </w:p>
    <w:p w:rsidR="00C42290" w:rsidRPr="00D72543" w:rsidRDefault="00275845"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225:</w:t>
      </w:r>
      <w:r w:rsidRPr="00D72543">
        <w:rPr>
          <w:rFonts w:ascii="Times New Roman" w:hAnsi="Times New Roman"/>
          <w:i w:val="0"/>
          <w:iCs/>
          <w:color w:val="000000" w:themeColor="text1"/>
        </w:rPr>
        <w:t xml:space="preserve"> change "on" to "to"</w:t>
      </w:r>
      <w:r w:rsidRPr="00D72543">
        <w:rPr>
          <w:rFonts w:ascii="Times New Roman" w:hAnsi="Times New Roman"/>
          <w:i w:val="0"/>
          <w:iCs/>
          <w:color w:val="000000" w:themeColor="text1"/>
        </w:rPr>
        <w:br/>
      </w:r>
      <w:r w:rsidR="00C42290" w:rsidRPr="00D72543">
        <w:rPr>
          <w:rFonts w:ascii="Times New Roman" w:hAnsi="Times New Roman"/>
          <w:b/>
          <w:bCs/>
          <w:i w:val="0"/>
          <w:iCs/>
          <w:color w:val="000000" w:themeColor="text1"/>
        </w:rPr>
        <w:t xml:space="preserve">Response: </w:t>
      </w:r>
      <w:r w:rsidR="00C42290" w:rsidRPr="00D72543">
        <w:rPr>
          <w:rFonts w:ascii="Times New Roman" w:hAnsi="Times New Roman"/>
          <w:i w:val="0"/>
          <w:iCs/>
          <w:color w:val="000000" w:themeColor="text1"/>
        </w:rPr>
        <w:t>Addressed in text</w:t>
      </w:r>
    </w:p>
    <w:p w:rsidR="002E606D"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cyan"/>
        </w:rPr>
        <w:t>Line 225:</w:t>
      </w:r>
      <w:r w:rsidRPr="00D72543">
        <w:rPr>
          <w:rFonts w:ascii="Times New Roman" w:hAnsi="Times New Roman"/>
          <w:i w:val="0"/>
          <w:iCs/>
          <w:color w:val="000000" w:themeColor="text1"/>
        </w:rPr>
        <w:t xml:space="preserve"> What do you mean by "from positive to negative"? I understand</w:t>
      </w:r>
      <w:r w:rsidRPr="00D72543">
        <w:rPr>
          <w:rFonts w:ascii="Times New Roman" w:hAnsi="Times New Roman"/>
          <w:i w:val="0"/>
          <w:iCs/>
          <w:color w:val="000000" w:themeColor="text1"/>
        </w:rPr>
        <w:br/>
        <w:t> that there will be an increase in MCP in the northern region 4C and 4E</w:t>
      </w:r>
      <w:r w:rsidRPr="00D72543">
        <w:rPr>
          <w:rFonts w:ascii="Times New Roman" w:hAnsi="Times New Roman"/>
          <w:i w:val="0"/>
          <w:iCs/>
          <w:color w:val="000000" w:themeColor="text1"/>
        </w:rPr>
        <w:br/>
        <w:t> under the high emission scenario, but this is not the case under the low</w:t>
      </w:r>
      <w:r w:rsidRPr="00D72543">
        <w:rPr>
          <w:rFonts w:ascii="Times New Roman" w:hAnsi="Times New Roman"/>
          <w:i w:val="0"/>
          <w:iCs/>
          <w:color w:val="000000" w:themeColor="text1"/>
        </w:rPr>
        <w:br/>
        <w:t xml:space="preserve"> emission </w:t>
      </w:r>
      <w:proofErr w:type="spellStart"/>
      <w:proofErr w:type="gramStart"/>
      <w:r w:rsidRPr="00D72543">
        <w:rPr>
          <w:rFonts w:ascii="Times New Roman" w:hAnsi="Times New Roman"/>
          <w:i w:val="0"/>
          <w:iCs/>
          <w:color w:val="000000" w:themeColor="text1"/>
        </w:rPr>
        <w:t>scenario..</w:t>
      </w:r>
      <w:proofErr w:type="gramEnd"/>
      <w:r w:rsidRPr="00D72543">
        <w:rPr>
          <w:rFonts w:ascii="Times New Roman" w:hAnsi="Times New Roman"/>
          <w:i w:val="0"/>
          <w:iCs/>
          <w:color w:val="000000" w:themeColor="text1"/>
        </w:rPr>
        <w:t>which</w:t>
      </w:r>
      <w:proofErr w:type="spellEnd"/>
      <w:r w:rsidRPr="00D72543">
        <w:rPr>
          <w:rFonts w:ascii="Times New Roman" w:hAnsi="Times New Roman"/>
          <w:i w:val="0"/>
          <w:iCs/>
          <w:color w:val="000000" w:themeColor="text1"/>
        </w:rPr>
        <w:t xml:space="preserve"> seems a little counterintuitive. It would be</w:t>
      </w:r>
      <w:r w:rsidRPr="00D72543">
        <w:rPr>
          <w:rFonts w:ascii="Times New Roman" w:hAnsi="Times New Roman"/>
          <w:i w:val="0"/>
          <w:iCs/>
          <w:color w:val="000000" w:themeColor="text1"/>
        </w:rPr>
        <w:br/>
        <w:t> helpful in each of these mapped figures to clarify if this % change of</w:t>
      </w:r>
      <w:r w:rsidRPr="00D72543">
        <w:rPr>
          <w:rFonts w:ascii="Times New Roman" w:hAnsi="Times New Roman"/>
          <w:i w:val="0"/>
          <w:iCs/>
          <w:color w:val="000000" w:themeColor="text1"/>
        </w:rPr>
        <w:br/>
        <w:t> future MCP is relative to the MCP in the current time period. I'm</w:t>
      </w:r>
      <w:r w:rsidRPr="00D72543">
        <w:rPr>
          <w:rFonts w:ascii="Times New Roman" w:hAnsi="Times New Roman"/>
          <w:i w:val="0"/>
          <w:iCs/>
          <w:color w:val="000000" w:themeColor="text1"/>
        </w:rPr>
        <w:br/>
        <w:t> assuming so, but I don't see that clarified anywhere. When you say "only</w:t>
      </w:r>
      <w:r w:rsidRPr="00D72543">
        <w:rPr>
          <w:rFonts w:ascii="Times New Roman" w:hAnsi="Times New Roman"/>
          <w:i w:val="0"/>
          <w:iCs/>
          <w:color w:val="000000" w:themeColor="text1"/>
        </w:rPr>
        <w:br/>
        <w:t> regions northwestern of 3B will see a gain in MCP", one would expect to</w:t>
      </w:r>
      <w:r w:rsidRPr="00D72543">
        <w:rPr>
          <w:rFonts w:ascii="Times New Roman" w:hAnsi="Times New Roman"/>
          <w:i w:val="0"/>
          <w:iCs/>
          <w:color w:val="000000" w:themeColor="text1"/>
        </w:rPr>
        <w:br/>
        <w:t> see blue in both maps indicating that MCP increases in the future, but</w:t>
      </w:r>
      <w:r w:rsidRPr="00D72543">
        <w:rPr>
          <w:rFonts w:ascii="Times New Roman" w:hAnsi="Times New Roman"/>
          <w:i w:val="0"/>
          <w:iCs/>
          <w:color w:val="000000" w:themeColor="text1"/>
        </w:rPr>
        <w:br/>
        <w:t> this is only the case for the high emission scenario. This needs</w:t>
      </w:r>
      <w:r w:rsidR="004B6B92" w:rsidRPr="00D72543">
        <w:rPr>
          <w:rFonts w:ascii="Times New Roman" w:hAnsi="Times New Roman"/>
          <w:i w:val="0"/>
          <w:iCs/>
          <w:color w:val="000000" w:themeColor="text1"/>
        </w:rPr>
        <w:t xml:space="preserve"> significant clarification.</w:t>
      </w:r>
    </w:p>
    <w:p w:rsidR="00B9376A" w:rsidRPr="00D72543" w:rsidRDefault="00B9376A" w:rsidP="003D5267">
      <w:pPr>
        <w:pStyle w:val="ImageCaption"/>
        <w:spacing w:after="0"/>
        <w:rPr>
          <w:rFonts w:ascii="Times New Roman" w:hAnsi="Times New Roman"/>
          <w:b/>
          <w:bCs/>
          <w:i w:val="0"/>
          <w:iCs/>
          <w:color w:val="000000" w:themeColor="text1"/>
          <w:highlight w:val="green"/>
        </w:rPr>
      </w:pPr>
    </w:p>
    <w:p w:rsidR="008E07E6" w:rsidRPr="00D72543" w:rsidRDefault="002E606D"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agree that this was </w:t>
      </w:r>
      <w:r w:rsidR="008E07E6" w:rsidRPr="00D72543">
        <w:rPr>
          <w:rFonts w:ascii="Times New Roman" w:hAnsi="Times New Roman"/>
          <w:i w:val="0"/>
          <w:iCs/>
          <w:color w:val="000000" w:themeColor="text1"/>
        </w:rPr>
        <w:t>poorly phrase</w:t>
      </w:r>
      <w:r w:rsidRPr="00D72543">
        <w:rPr>
          <w:rFonts w:ascii="Times New Roman" w:hAnsi="Times New Roman"/>
          <w:i w:val="0"/>
          <w:iCs/>
          <w:color w:val="000000" w:themeColor="text1"/>
        </w:rPr>
        <w:t xml:space="preserve">. </w:t>
      </w:r>
      <w:r w:rsidR="00C27D5E" w:rsidRPr="00D72543">
        <w:rPr>
          <w:rFonts w:ascii="Times New Roman" w:hAnsi="Times New Roman"/>
          <w:i w:val="0"/>
          <w:iCs/>
          <w:color w:val="000000" w:themeColor="text1"/>
        </w:rPr>
        <w:t xml:space="preserve">We have addressed this comment on the text, </w:t>
      </w:r>
      <w:r w:rsidR="008F5FF9" w:rsidRPr="00D72543">
        <w:rPr>
          <w:rFonts w:ascii="Times New Roman" w:hAnsi="Times New Roman"/>
          <w:i w:val="0"/>
          <w:iCs/>
          <w:color w:val="000000" w:themeColor="text1"/>
        </w:rPr>
        <w:t>in addition, we have included an analysis to better explain the results from regions 4CE. F</w:t>
      </w:r>
      <w:r w:rsidR="00C27D5E" w:rsidRPr="00D72543">
        <w:rPr>
          <w:rFonts w:ascii="Times New Roman" w:hAnsi="Times New Roman"/>
          <w:i w:val="0"/>
          <w:iCs/>
          <w:color w:val="000000" w:themeColor="text1"/>
        </w:rPr>
        <w:t>ollow</w:t>
      </w:r>
      <w:r w:rsidR="004B3E4A" w:rsidRPr="00D72543">
        <w:rPr>
          <w:rFonts w:ascii="Times New Roman" w:hAnsi="Times New Roman"/>
          <w:i w:val="0"/>
          <w:iCs/>
          <w:color w:val="000000" w:themeColor="text1"/>
        </w:rPr>
        <w:t>s the text and below related clarifications:</w:t>
      </w:r>
    </w:p>
    <w:p w:rsidR="008F5FF9" w:rsidRPr="00D72543" w:rsidRDefault="008F5FF9" w:rsidP="008F5FF9">
      <w:pPr>
        <w:pStyle w:val="FirstParagraph"/>
        <w:jc w:val="both"/>
        <w:rPr>
          <w:rFonts w:ascii="Times New Roman" w:hAnsi="Times New Roman" w:cs="Times New Roman"/>
          <w:bCs/>
          <w:color w:val="000000" w:themeColor="text1"/>
        </w:rPr>
      </w:pPr>
      <w:r w:rsidRPr="00D72543">
        <w:rPr>
          <w:rFonts w:ascii="Times New Roman" w:hAnsi="Times New Roman" w:cs="Times New Roman"/>
          <w:bCs/>
          <w:color w:val="000000" w:themeColor="text1"/>
        </w:rPr>
        <w:t xml:space="preserve">“Regions 4DE, the most poleward regulatory areas of the IPHC, are expected to gain MCP by mid (Fig. 3) and end of the </w:t>
      </w:r>
      <m:oMath>
        <m:sSup>
          <m:sSupPr>
            <m:ctrlPr>
              <w:rPr>
                <w:rFonts w:ascii="Cambria Math" w:hAnsi="Cambria Math" w:cs="Times New Roman"/>
                <w:b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m:t>
            </m:r>
          </m:sup>
        </m:sSup>
        <m:r>
          <w:rPr>
            <w:rFonts w:ascii="Cambria Math" w:hAnsi="Cambria Math" w:cs="Times New Roman"/>
            <w:color w:val="000000" w:themeColor="text1"/>
          </w:rPr>
          <m:t>t</m:t>
        </m:r>
      </m:oMath>
      <w:r w:rsidRPr="00D72543">
        <w:rPr>
          <w:rFonts w:ascii="Times New Roman" w:hAnsi="Times New Roman" w:cs="Times New Roman"/>
          <w:bCs/>
          <w:color w:val="000000" w:themeColor="text1"/>
        </w:rPr>
        <w:t xml:space="preserve"> century (Fig. A1.2) under a high emission scenario due to the expansion of halibut suitable habitat as sea ice retreats (Fig. A3.1). In contrast, under a low emission scenario, sea ice is expected to stabilize towards mid </w:t>
      </w:r>
      <m:oMath>
        <m:sSup>
          <m:sSupPr>
            <m:ctrlPr>
              <w:rPr>
                <w:rFonts w:ascii="Cambria Math" w:hAnsi="Cambria Math" w:cs="Times New Roman"/>
                <w:b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m:t>
            </m:r>
          </m:sup>
        </m:sSup>
        <m:r>
          <w:rPr>
            <w:rFonts w:ascii="Cambria Math" w:hAnsi="Cambria Math" w:cs="Times New Roman"/>
            <w:color w:val="000000" w:themeColor="text1"/>
          </w:rPr>
          <m:t>t</m:t>
        </m:r>
      </m:oMath>
      <w:r w:rsidRPr="00D72543">
        <w:rPr>
          <w:rFonts w:ascii="Times New Roman" w:hAnsi="Times New Roman" w:cs="Times New Roman"/>
          <w:bCs/>
          <w:color w:val="000000" w:themeColor="text1"/>
        </w:rPr>
        <w:t xml:space="preserve"> century, thus providing less “new” suitable habitat for P. halibut and resulting in undetectable changes in MCP for the region (Fig 3. B) and decreasing even more towards 2100 (Fig. A1.2).”</w:t>
      </w:r>
    </w:p>
    <w:p w:rsidR="002E606D" w:rsidRPr="00D72543" w:rsidRDefault="002E606D" w:rsidP="003D5267">
      <w:pPr>
        <w:pStyle w:val="ImageCaption"/>
        <w:spacing w:after="0"/>
        <w:rPr>
          <w:rFonts w:ascii="Times New Roman" w:hAnsi="Times New Roman"/>
          <w:i w:val="0"/>
          <w:iCs/>
          <w:color w:val="000000" w:themeColor="text1"/>
        </w:rPr>
      </w:pPr>
    </w:p>
    <w:p w:rsidR="002E606D" w:rsidRPr="00D72543" w:rsidRDefault="002E606D" w:rsidP="003D5267">
      <w:pPr>
        <w:pStyle w:val="ImageCaption"/>
        <w:spacing w:after="0"/>
        <w:rPr>
          <w:rFonts w:ascii="Times New Roman" w:hAnsi="Times New Roman"/>
          <w:color w:val="000000" w:themeColor="text1"/>
        </w:rPr>
      </w:pPr>
      <w:r w:rsidRPr="00D72543">
        <w:rPr>
          <w:rFonts w:ascii="Times New Roman" w:hAnsi="Times New Roman"/>
          <w:b/>
          <w:bCs/>
          <w:i w:val="0"/>
          <w:iCs/>
          <w:color w:val="000000" w:themeColor="text1"/>
        </w:rPr>
        <w:t>Response to</w:t>
      </w:r>
      <w:r w:rsidRPr="00D72543">
        <w:rPr>
          <w:rFonts w:ascii="Times New Roman" w:hAnsi="Times New Roman"/>
          <w:color w:val="000000" w:themeColor="text1"/>
        </w:rPr>
        <w:t xml:space="preserve"> What do you mean by "from positive to negative"</w:t>
      </w:r>
      <w:r w:rsidR="003D093F" w:rsidRPr="00D72543">
        <w:rPr>
          <w:rFonts w:ascii="Times New Roman" w:hAnsi="Times New Roman"/>
          <w:color w:val="000000" w:themeColor="text1"/>
        </w:rPr>
        <w:t>?… region 4 seems a little counterintuitive”</w:t>
      </w:r>
      <w:r w:rsidRPr="00D72543">
        <w:rPr>
          <w:rFonts w:ascii="Times New Roman" w:hAnsi="Times New Roman"/>
          <w:i w:val="0"/>
          <w:iCs/>
          <w:color w:val="000000" w:themeColor="text1"/>
        </w:rPr>
        <w:t>:</w:t>
      </w:r>
    </w:p>
    <w:p w:rsidR="002E606D" w:rsidRPr="00D72543" w:rsidRDefault="002E606D" w:rsidP="003D5267">
      <w:pPr>
        <w:pStyle w:val="ImageCaption"/>
        <w:spacing w:after="0"/>
        <w:rPr>
          <w:rFonts w:ascii="Times New Roman" w:hAnsi="Times New Roman"/>
          <w:i w:val="0"/>
          <w:iCs/>
          <w:color w:val="000000" w:themeColor="text1"/>
        </w:rPr>
      </w:pPr>
    </w:p>
    <w:p w:rsidR="003D093F" w:rsidRPr="00D72543" w:rsidRDefault="002E606D" w:rsidP="003D093F">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By “from positive to negative” we meant that</w:t>
      </w:r>
      <w:r w:rsidR="004B3E4A" w:rsidRPr="00D72543">
        <w:rPr>
          <w:rFonts w:ascii="Times New Roman" w:hAnsi="Times New Roman"/>
          <w:i w:val="0"/>
          <w:iCs/>
          <w:color w:val="000000" w:themeColor="text1"/>
        </w:rPr>
        <w:t xml:space="preserve"> under</w:t>
      </w:r>
      <w:r w:rsidRPr="00D72543">
        <w:rPr>
          <w:rFonts w:ascii="Times New Roman" w:hAnsi="Times New Roman"/>
          <w:i w:val="0"/>
          <w:iCs/>
          <w:color w:val="000000" w:themeColor="text1"/>
        </w:rPr>
        <w:t xml:space="preserve"> a</w:t>
      </w:r>
      <w:r w:rsidR="004B3E4A" w:rsidRPr="00D72543">
        <w:rPr>
          <w:rFonts w:ascii="Times New Roman" w:hAnsi="Times New Roman"/>
          <w:i w:val="0"/>
          <w:iCs/>
          <w:color w:val="000000" w:themeColor="text1"/>
        </w:rPr>
        <w:t xml:space="preserve"> high emission regions </w:t>
      </w:r>
      <w:r w:rsidRPr="00D72543">
        <w:rPr>
          <w:rFonts w:ascii="Times New Roman" w:hAnsi="Times New Roman"/>
          <w:i w:val="0"/>
          <w:iCs/>
          <w:color w:val="000000" w:themeColor="text1"/>
        </w:rPr>
        <w:t>4</w:t>
      </w:r>
      <w:r w:rsidR="004B3E4A" w:rsidRPr="00D72543">
        <w:rPr>
          <w:rFonts w:ascii="Times New Roman" w:hAnsi="Times New Roman"/>
          <w:i w:val="0"/>
          <w:iCs/>
          <w:color w:val="000000" w:themeColor="text1"/>
        </w:rPr>
        <w:t>D</w:t>
      </w:r>
      <w:r w:rsidRPr="00D72543">
        <w:rPr>
          <w:rFonts w:ascii="Times New Roman" w:hAnsi="Times New Roman"/>
          <w:i w:val="0"/>
          <w:iCs/>
          <w:color w:val="000000" w:themeColor="text1"/>
        </w:rPr>
        <w:t>E</w:t>
      </w:r>
      <w:r w:rsidR="004B3E4A" w:rsidRPr="00D72543">
        <w:rPr>
          <w:rFonts w:ascii="Times New Roman" w:hAnsi="Times New Roman"/>
          <w:i w:val="0"/>
          <w:iCs/>
          <w:color w:val="000000" w:themeColor="text1"/>
        </w:rPr>
        <w:t xml:space="preserve"> will increase in MCP in both time steps relative to today. However, this is not true under a low emission. The reason why region 4D increases under strong climate change but is almost undetectable under low emissions scenarios is likely due to the effects of sea ice retraction under high emission scenarios. </w:t>
      </w:r>
      <w:r w:rsidR="003D093F" w:rsidRPr="00D72543">
        <w:rPr>
          <w:rFonts w:ascii="Times New Roman" w:hAnsi="Times New Roman"/>
          <w:i w:val="0"/>
          <w:iCs/>
          <w:color w:val="000000" w:themeColor="text1"/>
        </w:rPr>
        <w:t>We have included a sentence and a figure in the supplementals to support this claim.</w:t>
      </w:r>
      <w:r w:rsidR="004B3E4A" w:rsidRPr="00D72543">
        <w:rPr>
          <w:rFonts w:ascii="Times New Roman" w:hAnsi="Times New Roman"/>
          <w:i w:val="0"/>
          <w:iCs/>
          <w:color w:val="000000" w:themeColor="text1"/>
        </w:rPr>
        <w:t xml:space="preserve"> Follows supplemental figure: </w:t>
      </w:r>
    </w:p>
    <w:p w:rsidR="00B9376A" w:rsidRPr="00D72543" w:rsidRDefault="00B9376A" w:rsidP="003D093F">
      <w:pPr>
        <w:pStyle w:val="ImageCaption"/>
        <w:spacing w:after="0"/>
        <w:rPr>
          <w:rFonts w:ascii="Times New Roman" w:hAnsi="Times New Roman"/>
          <w:i w:val="0"/>
          <w:iCs/>
          <w:color w:val="000000" w:themeColor="text1"/>
        </w:rPr>
      </w:pPr>
    </w:p>
    <w:p w:rsidR="00B9376A" w:rsidRPr="00D72543" w:rsidRDefault="00B9376A" w:rsidP="003D093F">
      <w:pPr>
        <w:pStyle w:val="ImageCaption"/>
        <w:spacing w:after="0"/>
        <w:rPr>
          <w:rFonts w:ascii="Times New Roman" w:hAnsi="Times New Roman"/>
          <w:i w:val="0"/>
          <w:iCs/>
          <w:color w:val="000000" w:themeColor="text1"/>
        </w:rPr>
      </w:pPr>
    </w:p>
    <w:p w:rsidR="00B9376A" w:rsidRPr="00D72543" w:rsidRDefault="00B9376A" w:rsidP="003D093F">
      <w:pPr>
        <w:pStyle w:val="ImageCaption"/>
        <w:spacing w:after="0"/>
        <w:rPr>
          <w:rFonts w:ascii="Times New Roman" w:hAnsi="Times New Roman"/>
          <w:i w:val="0"/>
          <w:iCs/>
          <w:color w:val="000000" w:themeColor="text1"/>
        </w:rPr>
      </w:pPr>
    </w:p>
    <w:p w:rsidR="00B9376A" w:rsidRPr="00D72543" w:rsidRDefault="00B9376A" w:rsidP="003D093F">
      <w:pPr>
        <w:pStyle w:val="ImageCaption"/>
        <w:spacing w:after="0"/>
        <w:rPr>
          <w:rFonts w:ascii="Times New Roman" w:hAnsi="Times New Roman"/>
          <w:i w:val="0"/>
          <w:iCs/>
          <w:color w:val="000000" w:themeColor="text1"/>
        </w:rPr>
      </w:pPr>
      <w:r w:rsidRPr="00D72543">
        <w:rPr>
          <w:rFonts w:ascii="Times New Roman" w:hAnsi="Times New Roman"/>
          <w:i w:val="0"/>
          <w:iCs/>
          <w:noProof/>
          <w:color w:val="000000" w:themeColor="text1"/>
        </w:rPr>
        <w:lastRenderedPageBreak/>
        <w:drawing>
          <wp:inline distT="0" distB="0" distL="0" distR="0">
            <wp:extent cx="5943600" cy="475488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viron_S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2E606D" w:rsidRPr="00D72543" w:rsidRDefault="00563053"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Fig. A</w:t>
      </w:r>
      <w:r w:rsidR="00DC6AB1" w:rsidRPr="00D72543">
        <w:rPr>
          <w:rFonts w:ascii="Times New Roman" w:hAnsi="Times New Roman"/>
          <w:i w:val="0"/>
          <w:iCs/>
          <w:color w:val="000000" w:themeColor="text1"/>
        </w:rPr>
        <w:t>3.1</w:t>
      </w:r>
      <w:r w:rsidR="00B9376A" w:rsidRPr="00D72543">
        <w:rPr>
          <w:rFonts w:ascii="Times New Roman" w:hAnsi="Times New Roman"/>
          <w:i w:val="0"/>
          <w:iCs/>
          <w:color w:val="000000" w:themeColor="text1"/>
        </w:rPr>
        <w:t>. Projected bottom salinity and temperature and ice extension for IPHC regulatory areas 4D (top) and 4E (bottom) for both high emission scenario -RCP 8.5 (Red) and low emission scenario-RCP 2.6 (Blue). Solid line is the 10 years running mean of the three GCMs used in the present study (GFDL, IPSL, MPIs) and shaded area is +- the standard deviation.</w:t>
      </w:r>
    </w:p>
    <w:p w:rsidR="00B9376A" w:rsidRPr="00D72543" w:rsidRDefault="00B9376A" w:rsidP="003D5267">
      <w:pPr>
        <w:pStyle w:val="ImageCaption"/>
        <w:spacing w:after="0"/>
        <w:rPr>
          <w:rFonts w:ascii="Times New Roman" w:hAnsi="Times New Roman"/>
          <w:i w:val="0"/>
          <w:iCs/>
          <w:color w:val="000000" w:themeColor="text1"/>
        </w:rPr>
      </w:pPr>
    </w:p>
    <w:p w:rsidR="004B6B92" w:rsidRPr="00D72543" w:rsidRDefault="002E606D" w:rsidP="003D5267">
      <w:pPr>
        <w:pStyle w:val="ImageCaption"/>
        <w:spacing w:after="0"/>
        <w:rPr>
          <w:rFonts w:ascii="Times New Roman" w:hAnsi="Times New Roman"/>
          <w:color w:val="000000" w:themeColor="text1"/>
        </w:rPr>
      </w:pPr>
      <w:r w:rsidRPr="00D72543">
        <w:rPr>
          <w:rFonts w:ascii="Times New Roman" w:hAnsi="Times New Roman"/>
          <w:b/>
          <w:bCs/>
          <w:i w:val="0"/>
          <w:iCs/>
          <w:color w:val="000000" w:themeColor="text1"/>
        </w:rPr>
        <w:t xml:space="preserve">Response to: </w:t>
      </w:r>
      <w:r w:rsidR="004B6B92" w:rsidRPr="00D72543">
        <w:rPr>
          <w:rFonts w:ascii="Times New Roman" w:hAnsi="Times New Roman"/>
          <w:i w:val="0"/>
          <w:iCs/>
          <w:color w:val="000000" w:themeColor="text1"/>
        </w:rPr>
        <w:t>….</w:t>
      </w:r>
      <w:r w:rsidR="004B6B92" w:rsidRPr="00D72543">
        <w:rPr>
          <w:rFonts w:ascii="Times New Roman" w:hAnsi="Times New Roman"/>
          <w:color w:val="000000" w:themeColor="text1"/>
        </w:rPr>
        <w:t xml:space="preserve"> clarify the % change in</w:t>
      </w:r>
      <w:r w:rsidR="00BC2FDE" w:rsidRPr="00D72543">
        <w:rPr>
          <w:rFonts w:ascii="Times New Roman" w:hAnsi="Times New Roman"/>
          <w:color w:val="000000" w:themeColor="text1"/>
        </w:rPr>
        <w:t xml:space="preserve"> mapped figures</w:t>
      </w:r>
      <w:r w:rsidR="004B6B92" w:rsidRPr="00D72543">
        <w:rPr>
          <w:rFonts w:ascii="Times New Roman" w:hAnsi="Times New Roman"/>
          <w:color w:val="000000" w:themeColor="text1"/>
        </w:rPr>
        <w:t>…:</w:t>
      </w:r>
    </w:p>
    <w:p w:rsidR="00A93232" w:rsidRPr="00D72543" w:rsidRDefault="004B6B92"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A</w:t>
      </w:r>
      <w:r w:rsidR="002E606D" w:rsidRPr="00D72543">
        <w:rPr>
          <w:rFonts w:ascii="Times New Roman" w:hAnsi="Times New Roman"/>
          <w:i w:val="0"/>
          <w:iCs/>
          <w:color w:val="000000" w:themeColor="text1"/>
        </w:rPr>
        <w:t xml:space="preserve">ll of the </w:t>
      </w:r>
      <w:r w:rsidRPr="00D72543">
        <w:rPr>
          <w:rFonts w:ascii="Times New Roman" w:hAnsi="Times New Roman"/>
          <w:i w:val="0"/>
          <w:iCs/>
          <w:color w:val="000000" w:themeColor="text1"/>
        </w:rPr>
        <w:t>figures (maps and box plots)</w:t>
      </w:r>
      <w:r w:rsidR="002E606D" w:rsidRPr="00D72543">
        <w:rPr>
          <w:rFonts w:ascii="Times New Roman" w:hAnsi="Times New Roman"/>
          <w:i w:val="0"/>
          <w:iCs/>
          <w:color w:val="000000" w:themeColor="text1"/>
        </w:rPr>
        <w:t xml:space="preserve"> are relative to the present time period, we have clarified this in all figure legends.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232:</w:t>
      </w:r>
      <w:r w:rsidR="00275845" w:rsidRPr="00D72543">
        <w:rPr>
          <w:rFonts w:ascii="Times New Roman" w:hAnsi="Times New Roman"/>
          <w:i w:val="0"/>
          <w:iCs/>
          <w:color w:val="000000" w:themeColor="text1"/>
        </w:rPr>
        <w:t xml:space="preserve"> "Maintaining emissions at lower levels through...?"</w:t>
      </w:r>
    </w:p>
    <w:p w:rsidR="00A93232" w:rsidRPr="00D72543" w:rsidRDefault="00A93232"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Addressed in text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235:</w:t>
      </w:r>
      <w:r w:rsidR="00275845" w:rsidRPr="00D72543">
        <w:rPr>
          <w:rFonts w:ascii="Times New Roman" w:hAnsi="Times New Roman"/>
          <w:i w:val="0"/>
          <w:iCs/>
          <w:color w:val="000000" w:themeColor="text1"/>
        </w:rPr>
        <w:t xml:space="preserve"> "in almost half..."?</w:t>
      </w:r>
      <w:r w:rsidR="00275845" w:rsidRPr="00D72543">
        <w:rPr>
          <w:rFonts w:ascii="Times New Roman" w:hAnsi="Times New Roman"/>
          <w:i w:val="0"/>
          <w:iCs/>
          <w:color w:val="000000" w:themeColor="text1"/>
        </w:rPr>
        <w:br/>
      </w: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Addressed in text</w:t>
      </w:r>
    </w:p>
    <w:p w:rsidR="00A93232" w:rsidRPr="00D72543" w:rsidRDefault="00275845" w:rsidP="00A93232">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241</w:t>
      </w:r>
      <w:r w:rsidRPr="00D72543">
        <w:rPr>
          <w:rFonts w:ascii="Times New Roman" w:hAnsi="Times New Roman"/>
          <w:i w:val="0"/>
          <w:iCs/>
          <w:color w:val="000000" w:themeColor="text1"/>
        </w:rPr>
        <w:t>: What is "increments in species' MCP"? Do you mean "incremental</w:t>
      </w:r>
      <w:r w:rsidRPr="00D72543">
        <w:rPr>
          <w:rFonts w:ascii="Times New Roman" w:hAnsi="Times New Roman"/>
          <w:i w:val="0"/>
          <w:iCs/>
          <w:color w:val="000000" w:themeColor="text1"/>
        </w:rPr>
        <w:br/>
        <w:t> increase"?</w:t>
      </w:r>
      <w:r w:rsidRPr="00D72543">
        <w:rPr>
          <w:rFonts w:ascii="Times New Roman" w:hAnsi="Times New Roman"/>
          <w:i w:val="0"/>
          <w:iCs/>
          <w:color w:val="000000" w:themeColor="text1"/>
        </w:rPr>
        <w:br/>
      </w:r>
      <w:r w:rsidR="00A93232" w:rsidRPr="00D72543">
        <w:rPr>
          <w:rFonts w:ascii="Times New Roman" w:hAnsi="Times New Roman"/>
          <w:b/>
          <w:bCs/>
          <w:i w:val="0"/>
          <w:iCs/>
          <w:color w:val="000000" w:themeColor="text1"/>
        </w:rPr>
        <w:t xml:space="preserve">Response: </w:t>
      </w:r>
      <w:r w:rsidR="00A93232" w:rsidRPr="00D72543">
        <w:rPr>
          <w:rFonts w:ascii="Times New Roman" w:hAnsi="Times New Roman"/>
          <w:i w:val="0"/>
          <w:iCs/>
          <w:color w:val="000000" w:themeColor="text1"/>
        </w:rPr>
        <w:t>Yes, addressed in text</w:t>
      </w:r>
    </w:p>
    <w:p w:rsidR="00A93232" w:rsidRPr="00D72543" w:rsidRDefault="00A93232" w:rsidP="003D5267">
      <w:pPr>
        <w:pStyle w:val="ImageCaption"/>
        <w:spacing w:after="0"/>
        <w:rPr>
          <w:rFonts w:ascii="Times New Roman" w:hAnsi="Times New Roman"/>
          <w:i w:val="0"/>
          <w:iCs/>
          <w:color w:val="000000" w:themeColor="text1"/>
        </w:rPr>
      </w:pPr>
    </w:p>
    <w:p w:rsidR="00070276"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lastRenderedPageBreak/>
        <w:br/>
        <w:t> </w:t>
      </w:r>
      <w:r w:rsidRPr="00D72543">
        <w:rPr>
          <w:rFonts w:ascii="Times New Roman" w:hAnsi="Times New Roman"/>
          <w:i w:val="0"/>
          <w:iCs/>
          <w:color w:val="000000" w:themeColor="text1"/>
          <w:highlight w:val="cyan"/>
        </w:rPr>
        <w:t>Line 245-247:</w:t>
      </w:r>
      <w:r w:rsidRPr="00D72543">
        <w:rPr>
          <w:rFonts w:ascii="Times New Roman" w:hAnsi="Times New Roman"/>
          <w:i w:val="0"/>
          <w:iCs/>
          <w:color w:val="000000" w:themeColor="text1"/>
        </w:rPr>
        <w:t xml:space="preserve"> But there must be some underlying reason for these</w:t>
      </w:r>
      <w:r w:rsidR="006D1CD4" w:rsidRPr="00D72543">
        <w:rPr>
          <w:rFonts w:ascii="Times New Roman" w:hAnsi="Times New Roman"/>
          <w:i w:val="0"/>
          <w:iCs/>
          <w:color w:val="000000" w:themeColor="text1"/>
        </w:rPr>
        <w:t xml:space="preserve"> </w:t>
      </w:r>
      <w:r w:rsidRPr="00D72543">
        <w:rPr>
          <w:rFonts w:ascii="Times New Roman" w:hAnsi="Times New Roman"/>
          <w:i w:val="0"/>
          <w:iCs/>
          <w:color w:val="000000" w:themeColor="text1"/>
        </w:rPr>
        <w:t>increases? Could it be habitat related? Aren't there deep pockets in the</w:t>
      </w:r>
      <w:r w:rsidR="006D1CD4" w:rsidRPr="00D72543">
        <w:rPr>
          <w:rFonts w:ascii="Times New Roman" w:hAnsi="Times New Roman"/>
          <w:i w:val="0"/>
          <w:iCs/>
          <w:color w:val="000000" w:themeColor="text1"/>
        </w:rPr>
        <w:t xml:space="preserve"> </w:t>
      </w:r>
      <w:r w:rsidRPr="00D72543">
        <w:rPr>
          <w:rFonts w:ascii="Times New Roman" w:hAnsi="Times New Roman"/>
          <w:i w:val="0"/>
          <w:iCs/>
          <w:color w:val="000000" w:themeColor="text1"/>
        </w:rPr>
        <w:t>GOM? Could yellowtail flounder move deeper into these areas?</w:t>
      </w:r>
    </w:p>
    <w:p w:rsidR="00070276" w:rsidRPr="00D72543" w:rsidRDefault="00070276" w:rsidP="003D5267">
      <w:pPr>
        <w:pStyle w:val="ImageCaption"/>
        <w:spacing w:after="0"/>
        <w:rPr>
          <w:rFonts w:ascii="Times New Roman" w:hAnsi="Times New Roman"/>
          <w:b/>
          <w:bCs/>
          <w:i w:val="0"/>
          <w:iCs/>
          <w:color w:val="000000" w:themeColor="text1"/>
        </w:rPr>
      </w:pPr>
    </w:p>
    <w:p w:rsidR="00070276" w:rsidRPr="00D72543" w:rsidRDefault="00070276"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The results particularly for these regions are driven mainly by one global circulation model (the GFDL) and a potential artifact of the model’s scale, especially on northern region where grids are partially covered by land. We have included a statement in our results</w:t>
      </w:r>
      <w:r w:rsidR="006D66C9" w:rsidRPr="00D72543">
        <w:rPr>
          <w:rFonts w:ascii="Times New Roman" w:hAnsi="Times New Roman"/>
          <w:i w:val="0"/>
          <w:iCs/>
          <w:color w:val="000000" w:themeColor="text1"/>
        </w:rPr>
        <w:t>, a figure in supplements showing this model difference and the following paragraph in the discussion</w:t>
      </w:r>
      <w:r w:rsidRPr="00D72543">
        <w:rPr>
          <w:rFonts w:ascii="Times New Roman" w:hAnsi="Times New Roman"/>
          <w:i w:val="0"/>
          <w:iCs/>
          <w:color w:val="000000" w:themeColor="text1"/>
        </w:rPr>
        <w:t>:</w:t>
      </w:r>
    </w:p>
    <w:p w:rsidR="00070276" w:rsidRPr="00D72543" w:rsidRDefault="00070276" w:rsidP="003D5267">
      <w:pPr>
        <w:pStyle w:val="ImageCaption"/>
        <w:spacing w:after="0"/>
        <w:rPr>
          <w:rFonts w:ascii="Times New Roman" w:hAnsi="Times New Roman"/>
          <w:i w:val="0"/>
          <w:iCs/>
          <w:color w:val="000000" w:themeColor="text1"/>
        </w:rPr>
      </w:pPr>
    </w:p>
    <w:p w:rsidR="00070276" w:rsidRPr="00D72543" w:rsidRDefault="006D66C9"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 xml:space="preserve">“Overall, results for the Gulf of Maine agree with a reduction in MCP of all three species. However, some discrete areas show a positive change for Y. flounder by mid </w:t>
      </w:r>
      <m:oMath>
        <m:sSup>
          <m:sSupPr>
            <m:ctrlPr>
              <w:rPr>
                <w:rFonts w:ascii="Cambria Math" w:hAnsi="Cambria Math"/>
                <w:i w:val="0"/>
                <w:iCs/>
                <w:color w:val="000000" w:themeColor="text1"/>
              </w:rPr>
            </m:ctrlPr>
          </m:sSupPr>
          <m:e>
            <m:r>
              <w:rPr>
                <w:rFonts w:ascii="Cambria Math" w:hAnsi="Cambria Math"/>
                <w:color w:val="000000" w:themeColor="text1"/>
              </w:rPr>
              <m:t>21</m:t>
            </m:r>
          </m:e>
          <m:sup>
            <m:r>
              <w:rPr>
                <w:rFonts w:ascii="Cambria Math" w:hAnsi="Cambria Math"/>
                <w:color w:val="000000" w:themeColor="text1"/>
              </w:rPr>
              <m:t>st</m:t>
            </m:r>
          </m:sup>
        </m:sSup>
      </m:oMath>
      <w:r w:rsidRPr="00D72543">
        <w:rPr>
          <w:rFonts w:ascii="Times New Roman" w:hAnsi="Times New Roman"/>
          <w:i w:val="0"/>
          <w:iCs/>
          <w:color w:val="000000" w:themeColor="text1"/>
        </w:rPr>
        <w:t xml:space="preserve"> century (Fig. 4), mainly driven by the GFDL model (</w:t>
      </w:r>
      <w:r w:rsidRPr="00D72543">
        <w:rPr>
          <w:rFonts w:ascii="Times New Roman" w:hAnsi="Times New Roman"/>
          <w:b/>
          <w:i w:val="0"/>
          <w:iCs/>
          <w:color w:val="000000" w:themeColor="text1"/>
        </w:rPr>
        <w:t>Fig A3.2</w:t>
      </w:r>
      <w:r w:rsidRPr="00D72543">
        <w:rPr>
          <w:rFonts w:ascii="Times New Roman" w:hAnsi="Times New Roman"/>
          <w:i w:val="0"/>
          <w:iCs/>
          <w:color w:val="000000" w:themeColor="text1"/>
        </w:rPr>
        <w:t>). Potential model artifacts could also be contributing to the results, especially in the northern part of the study area (Bay of Fundy) as most disagreeing grids are covered by land, which could be influencing the results.”</w:t>
      </w:r>
      <w:r w:rsidR="006D1CD4" w:rsidRPr="00D72543">
        <w:rPr>
          <w:rFonts w:ascii="Times New Roman" w:hAnsi="Times New Roman"/>
          <w:noProof/>
          <w:color w:val="000000" w:themeColor="text1"/>
        </w:rPr>
        <w:drawing>
          <wp:inline distT="0" distB="0" distL="0" distR="0">
            <wp:extent cx="5943600" cy="42456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CP_Cnhg_Mid_GoM_Outlie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00275845" w:rsidRPr="00D72543">
        <w:rPr>
          <w:rFonts w:ascii="Times New Roman" w:hAnsi="Times New Roman"/>
          <w:color w:val="000000" w:themeColor="text1"/>
        </w:rPr>
        <w:br/>
      </w:r>
      <w:r w:rsidR="00563053" w:rsidRPr="00D72543">
        <w:rPr>
          <w:rFonts w:ascii="Times New Roman" w:hAnsi="Times New Roman"/>
          <w:i w:val="0"/>
          <w:iCs/>
          <w:color w:val="000000" w:themeColor="text1"/>
        </w:rPr>
        <w:t>Fig A</w:t>
      </w:r>
      <w:r w:rsidR="00DC6AB1" w:rsidRPr="00D72543">
        <w:rPr>
          <w:rFonts w:ascii="Times New Roman" w:hAnsi="Times New Roman"/>
          <w:i w:val="0"/>
          <w:iCs/>
          <w:color w:val="000000" w:themeColor="text1"/>
        </w:rPr>
        <w:t>3.2</w:t>
      </w:r>
      <w:r w:rsidR="00563053" w:rsidRPr="00D72543">
        <w:rPr>
          <w:rFonts w:ascii="Times New Roman" w:hAnsi="Times New Roman"/>
          <w:i w:val="0"/>
          <w:iCs/>
          <w:color w:val="000000" w:themeColor="text1"/>
        </w:rPr>
        <w:t>.</w:t>
      </w:r>
      <w:r w:rsidR="00070276" w:rsidRPr="00D72543">
        <w:rPr>
          <w:rFonts w:ascii="Times New Roman" w:hAnsi="Times New Roman"/>
          <w:i w:val="0"/>
          <w:iCs/>
          <w:color w:val="000000" w:themeColor="text1"/>
        </w:rPr>
        <w:t xml:space="preserve"> Changes in maximum catch potential of yellowtail flounder (</w:t>
      </w:r>
      <w:proofErr w:type="spellStart"/>
      <w:r w:rsidR="00070276" w:rsidRPr="00D72543">
        <w:rPr>
          <w:rFonts w:ascii="Times New Roman" w:hAnsi="Times New Roman"/>
          <w:color w:val="000000" w:themeColor="text1"/>
        </w:rPr>
        <w:t>Limanda</w:t>
      </w:r>
      <w:proofErr w:type="spellEnd"/>
      <w:r w:rsidR="00070276" w:rsidRPr="00D72543">
        <w:rPr>
          <w:rFonts w:ascii="Times New Roman" w:hAnsi="Times New Roman"/>
          <w:color w:val="000000" w:themeColor="text1"/>
        </w:rPr>
        <w:t xml:space="preserve"> </w:t>
      </w:r>
      <w:proofErr w:type="spellStart"/>
      <w:r w:rsidR="00070276" w:rsidRPr="00D72543">
        <w:rPr>
          <w:rFonts w:ascii="Times New Roman" w:hAnsi="Times New Roman"/>
          <w:color w:val="000000" w:themeColor="text1"/>
        </w:rPr>
        <w:t>ferruginea</w:t>
      </w:r>
      <w:proofErr w:type="spellEnd"/>
      <w:r w:rsidR="00070276" w:rsidRPr="00D72543">
        <w:rPr>
          <w:rFonts w:ascii="Times New Roman" w:hAnsi="Times New Roman"/>
          <w:color w:val="000000" w:themeColor="text1"/>
        </w:rPr>
        <w:t xml:space="preserve">) </w:t>
      </w:r>
      <w:r w:rsidR="00070276" w:rsidRPr="00D72543">
        <w:rPr>
          <w:rFonts w:ascii="Times New Roman" w:hAnsi="Times New Roman"/>
          <w:i w:val="0"/>
          <w:iCs/>
          <w:color w:val="000000" w:themeColor="text1"/>
        </w:rPr>
        <w:t xml:space="preserve">within the study area by mid-century relative to present time. Results for the three global circulation models (GFDL, IPSL, MPIS) used in the current study and two climate change scenarios (High emission – RCP 8.5 and Low Emission – RCP 2.6). Grid-cells in </w:t>
      </w:r>
      <w:r w:rsidR="00E84366" w:rsidRPr="00D72543">
        <w:rPr>
          <w:rFonts w:ascii="Times New Roman" w:hAnsi="Times New Roman"/>
          <w:i w:val="0"/>
          <w:iCs/>
          <w:color w:val="000000" w:themeColor="text1"/>
        </w:rPr>
        <w:t>yellow</w:t>
      </w:r>
      <w:r w:rsidR="00070276" w:rsidRPr="00D72543">
        <w:rPr>
          <w:rFonts w:ascii="Times New Roman" w:hAnsi="Times New Roman"/>
          <w:i w:val="0"/>
          <w:iCs/>
          <w:color w:val="000000" w:themeColor="text1"/>
        </w:rPr>
        <w:t xml:space="preserve"> represent discrete areas where</w:t>
      </w:r>
      <w:r w:rsidR="00563053" w:rsidRPr="00D72543">
        <w:rPr>
          <w:rFonts w:ascii="Times New Roman" w:hAnsi="Times New Roman"/>
          <w:i w:val="0"/>
          <w:iCs/>
          <w:color w:val="000000" w:themeColor="text1"/>
        </w:rPr>
        <w:t xml:space="preserve"> </w:t>
      </w:r>
      <w:r w:rsidR="00563053" w:rsidRPr="00D72543">
        <w:rPr>
          <w:rFonts w:ascii="Times New Roman" w:hAnsi="Times New Roman"/>
          <w:iCs/>
          <w:color w:val="000000" w:themeColor="text1"/>
        </w:rPr>
        <w:t>average</w:t>
      </w:r>
      <w:r w:rsidR="00070276" w:rsidRPr="00D72543">
        <w:rPr>
          <w:rFonts w:ascii="Times New Roman" w:hAnsi="Times New Roman"/>
          <w:i w:val="0"/>
          <w:iCs/>
          <w:color w:val="000000" w:themeColor="text1"/>
        </w:rPr>
        <w:t xml:space="preserve"> MCP is projected to increase by mid-century.</w:t>
      </w:r>
      <w:r w:rsidR="00275845" w:rsidRPr="00D72543">
        <w:rPr>
          <w:rFonts w:ascii="Times New Roman" w:hAnsi="Times New Roman"/>
          <w:i w:val="0"/>
          <w:iCs/>
          <w:color w:val="000000" w:themeColor="text1"/>
        </w:rPr>
        <w:br/>
      </w:r>
    </w:p>
    <w:p w:rsidR="006D1CD4"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lastRenderedPageBreak/>
        <w:t> </w:t>
      </w:r>
      <w:r w:rsidRPr="00D72543">
        <w:rPr>
          <w:rFonts w:ascii="Times New Roman" w:hAnsi="Times New Roman"/>
          <w:i w:val="0"/>
          <w:iCs/>
          <w:color w:val="000000" w:themeColor="text1"/>
          <w:highlight w:val="green"/>
        </w:rPr>
        <w:t>Line 255-256:</w:t>
      </w:r>
      <w:r w:rsidRPr="00D72543">
        <w:rPr>
          <w:rFonts w:ascii="Times New Roman" w:hAnsi="Times New Roman"/>
          <w:i w:val="0"/>
          <w:iCs/>
          <w:color w:val="000000" w:themeColor="text1"/>
        </w:rPr>
        <w:t xml:space="preserve"> </w:t>
      </w:r>
      <w:proofErr w:type="gramStart"/>
      <w:r w:rsidRPr="00D72543">
        <w:rPr>
          <w:rFonts w:ascii="Times New Roman" w:hAnsi="Times New Roman"/>
          <w:i w:val="0"/>
          <w:iCs/>
          <w:color w:val="000000" w:themeColor="text1"/>
        </w:rPr>
        <w:t>Again</w:t>
      </w:r>
      <w:proofErr w:type="gramEnd"/>
      <w:r w:rsidRPr="00D72543">
        <w:rPr>
          <w:rFonts w:ascii="Times New Roman" w:hAnsi="Times New Roman"/>
          <w:i w:val="0"/>
          <w:iCs/>
          <w:color w:val="000000" w:themeColor="text1"/>
        </w:rPr>
        <w:t xml:space="preserve"> this result seems very odd and counterintuitive. it's</w:t>
      </w:r>
      <w:r w:rsidRPr="00D72543">
        <w:rPr>
          <w:rFonts w:ascii="Times New Roman" w:hAnsi="Times New Roman"/>
          <w:i w:val="0"/>
          <w:iCs/>
          <w:color w:val="000000" w:themeColor="text1"/>
        </w:rPr>
        <w:br/>
        <w:t> hard to evaluate based on what's presented here if this is a problem with</w:t>
      </w:r>
      <w:r w:rsidRPr="00D72543">
        <w:rPr>
          <w:rFonts w:ascii="Times New Roman" w:hAnsi="Times New Roman"/>
          <w:i w:val="0"/>
          <w:iCs/>
          <w:color w:val="000000" w:themeColor="text1"/>
        </w:rPr>
        <w:br/>
        <w:t> the analysis, some artifact of the data, or an actual valid result. I</w:t>
      </w:r>
      <w:r w:rsidRPr="00D72543">
        <w:rPr>
          <w:rFonts w:ascii="Times New Roman" w:hAnsi="Times New Roman"/>
          <w:i w:val="0"/>
          <w:iCs/>
          <w:color w:val="000000" w:themeColor="text1"/>
        </w:rPr>
        <w:br/>
        <w:t> don't find it sufficient to just say that "patterns somehow invert"</w:t>
      </w:r>
      <w:r w:rsidRPr="00D72543">
        <w:rPr>
          <w:rFonts w:ascii="Times New Roman" w:hAnsi="Times New Roman"/>
          <w:i w:val="0"/>
          <w:iCs/>
          <w:color w:val="000000" w:themeColor="text1"/>
        </w:rPr>
        <w:br/>
        <w:t> without some investigation and discussion.</w:t>
      </w:r>
      <w:r w:rsidRPr="00D72543">
        <w:rPr>
          <w:rFonts w:ascii="Times New Roman" w:hAnsi="Times New Roman"/>
          <w:i w:val="0"/>
          <w:iCs/>
          <w:color w:val="000000" w:themeColor="text1"/>
        </w:rPr>
        <w:br/>
      </w:r>
    </w:p>
    <w:p w:rsidR="006D66C9" w:rsidRPr="00D72543" w:rsidRDefault="006D1CD4"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We remove the “pattern somehow invert” because we considered it was confusing</w:t>
      </w:r>
      <w:r w:rsidR="0000055A" w:rsidRPr="00D72543">
        <w:rPr>
          <w:rFonts w:ascii="Times New Roman" w:hAnsi="Times New Roman"/>
          <w:i w:val="0"/>
          <w:iCs/>
          <w:color w:val="000000" w:themeColor="text1"/>
        </w:rPr>
        <w:t xml:space="preserve">. It now reads </w:t>
      </w:r>
      <w:r w:rsidR="006D66C9" w:rsidRPr="00D72543">
        <w:rPr>
          <w:rFonts w:ascii="Times New Roman" w:hAnsi="Times New Roman"/>
          <w:i w:val="0"/>
          <w:iCs/>
          <w:color w:val="000000" w:themeColor="text1"/>
        </w:rPr>
        <w:t>:</w:t>
      </w:r>
    </w:p>
    <w:p w:rsidR="006D66C9" w:rsidRPr="00D72543" w:rsidRDefault="006D66C9" w:rsidP="003D5267">
      <w:pPr>
        <w:pStyle w:val="ImageCaption"/>
        <w:spacing w:after="0"/>
        <w:rPr>
          <w:rFonts w:ascii="Times New Roman" w:hAnsi="Times New Roman"/>
          <w:i w:val="0"/>
          <w:iCs/>
          <w:color w:val="000000" w:themeColor="text1"/>
        </w:rPr>
      </w:pPr>
    </w:p>
    <w:p w:rsidR="006D66C9" w:rsidRPr="00D72543" w:rsidRDefault="006D66C9" w:rsidP="006D66C9">
      <w:pPr>
        <w:pStyle w:val="BodyText"/>
        <w:jc w:val="both"/>
        <w:rPr>
          <w:rFonts w:ascii="Times New Roman" w:hAnsi="Times New Roman" w:cs="Times New Roman"/>
          <w:color w:val="000000" w:themeColor="text1"/>
        </w:rPr>
      </w:pPr>
      <w:r w:rsidRPr="00D72543">
        <w:rPr>
          <w:rFonts w:ascii="Times New Roman" w:hAnsi="Times New Roman" w:cs="Times New Roman"/>
          <w:i/>
          <w:iCs/>
          <w:color w:val="000000" w:themeColor="text1"/>
        </w:rPr>
        <w:t>“</w:t>
      </w:r>
      <w:r w:rsidRPr="00D72543">
        <w:rPr>
          <w:rFonts w:ascii="Times New Roman" w:hAnsi="Times New Roman" w:cs="Times New Roman"/>
          <w:color w:val="000000" w:themeColor="text1"/>
        </w:rPr>
        <w:t>Despite the expected decrease in MCP for the region, changes in the stock-share ratio of species within the Gulf of Maine show different outcomes dependent on the climate change scenario and species in question. Following a high emission path will affect mostly Canada’s share of Y. flounder and in less degree haddock, with an increase of cod share. Under the low emission scenario, haddock and cod patterns intensify, while Y. flounder’s share approaches almost no change (Fig. 6). Such pattern is likely the combination of the bathymetry or the Gulf, the warming gradient, and the species distribution (see discussion).</w:t>
      </w:r>
      <w:r w:rsidRPr="00D72543">
        <w:rPr>
          <w:rFonts w:ascii="Times New Roman" w:hAnsi="Times New Roman" w:cs="Times New Roman"/>
          <w:i/>
          <w:iCs/>
          <w:color w:val="000000" w:themeColor="text1"/>
        </w:rPr>
        <w:t>”</w:t>
      </w:r>
    </w:p>
    <w:p w:rsidR="006C4352"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263:</w:t>
      </w:r>
      <w:r w:rsidRPr="00D72543">
        <w:rPr>
          <w:rFonts w:ascii="Times New Roman" w:hAnsi="Times New Roman"/>
          <w:i w:val="0"/>
          <w:iCs/>
          <w:color w:val="000000" w:themeColor="text1"/>
        </w:rPr>
        <w:t xml:space="preserve"> and MCP too right? Why only mention species' stock-share ratios</w:t>
      </w:r>
      <w:r w:rsidRPr="00D72543">
        <w:rPr>
          <w:rFonts w:ascii="Times New Roman" w:hAnsi="Times New Roman"/>
          <w:i w:val="0"/>
          <w:iCs/>
          <w:color w:val="000000" w:themeColor="text1"/>
        </w:rPr>
        <w:br/>
        <w:t> here?</w:t>
      </w:r>
      <w:r w:rsidRPr="00D72543">
        <w:rPr>
          <w:rFonts w:ascii="Times New Roman" w:hAnsi="Times New Roman"/>
          <w:i w:val="0"/>
          <w:iCs/>
          <w:color w:val="000000" w:themeColor="text1"/>
        </w:rPr>
        <w:br/>
      </w:r>
      <w:r w:rsidR="006C4352" w:rsidRPr="00D72543">
        <w:rPr>
          <w:rFonts w:ascii="Times New Roman" w:hAnsi="Times New Roman"/>
          <w:b/>
          <w:bCs/>
          <w:i w:val="0"/>
          <w:iCs/>
          <w:color w:val="000000" w:themeColor="text1"/>
        </w:rPr>
        <w:t xml:space="preserve">Response: </w:t>
      </w:r>
      <w:r w:rsidR="006C4352" w:rsidRPr="00D72543">
        <w:rPr>
          <w:rFonts w:ascii="Times New Roman" w:hAnsi="Times New Roman"/>
          <w:i w:val="0"/>
          <w:iCs/>
          <w:color w:val="000000" w:themeColor="text1"/>
        </w:rPr>
        <w:t>Changed to “species' MCP and stock-share ratios”</w:t>
      </w:r>
    </w:p>
    <w:p w:rsidR="00A93232"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266:</w:t>
      </w:r>
      <w:r w:rsidRPr="00D72543">
        <w:rPr>
          <w:rFonts w:ascii="Times New Roman" w:hAnsi="Times New Roman"/>
          <w:i w:val="0"/>
          <w:iCs/>
          <w:color w:val="000000" w:themeColor="text1"/>
        </w:rPr>
        <w:t xml:space="preserve"> "depending" should be "</w:t>
      </w:r>
      <w:proofErr w:type="spellStart"/>
      <w:r w:rsidRPr="00D72543">
        <w:rPr>
          <w:rFonts w:ascii="Times New Roman" w:hAnsi="Times New Roman"/>
          <w:i w:val="0"/>
          <w:iCs/>
          <w:color w:val="000000" w:themeColor="text1"/>
        </w:rPr>
        <w:t>dependant</w:t>
      </w:r>
      <w:proofErr w:type="spellEnd"/>
      <w:r w:rsidRPr="00D72543">
        <w:rPr>
          <w:rFonts w:ascii="Times New Roman" w:hAnsi="Times New Roman"/>
          <w:i w:val="0"/>
          <w:iCs/>
          <w:color w:val="000000" w:themeColor="text1"/>
        </w:rPr>
        <w:t>"</w:t>
      </w:r>
    </w:p>
    <w:p w:rsidR="0008334A" w:rsidRPr="00D72543" w:rsidRDefault="00A93232"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Yes, addressed in text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287-288:</w:t>
      </w:r>
      <w:r w:rsidR="00275845" w:rsidRPr="00D72543">
        <w:rPr>
          <w:rFonts w:ascii="Times New Roman" w:hAnsi="Times New Roman"/>
          <w:i w:val="0"/>
          <w:iCs/>
          <w:color w:val="000000" w:themeColor="text1"/>
        </w:rPr>
        <w:t xml:space="preserve"> This is not accurate: the GOM is deeper in the south in</w:t>
      </w:r>
      <w:r w:rsidR="00275845" w:rsidRPr="00D72543">
        <w:rPr>
          <w:rFonts w:ascii="Times New Roman" w:hAnsi="Times New Roman"/>
          <w:i w:val="0"/>
          <w:iCs/>
          <w:color w:val="000000" w:themeColor="text1"/>
        </w:rPr>
        <w:br/>
        <w:t> some pockets (a bathymetry map will illustrate this) but bottom</w:t>
      </w:r>
      <w:r w:rsidR="00275845" w:rsidRPr="00D72543">
        <w:rPr>
          <w:rFonts w:ascii="Times New Roman" w:hAnsi="Times New Roman"/>
          <w:i w:val="0"/>
          <w:iCs/>
          <w:color w:val="000000" w:themeColor="text1"/>
        </w:rPr>
        <w:br/>
        <w:t> temperatures are cooler in the southwestern GOM, which may explain some</w:t>
      </w:r>
      <w:r w:rsidR="00275845" w:rsidRPr="00D72543">
        <w:rPr>
          <w:rFonts w:ascii="Times New Roman" w:hAnsi="Times New Roman"/>
          <w:i w:val="0"/>
          <w:iCs/>
          <w:color w:val="000000" w:themeColor="text1"/>
        </w:rPr>
        <w:br/>
        <w:t> of these results.</w:t>
      </w:r>
    </w:p>
    <w:p w:rsidR="0008334A" w:rsidRPr="00D72543" w:rsidRDefault="0008334A" w:rsidP="003D5267">
      <w:pPr>
        <w:pStyle w:val="ImageCaption"/>
        <w:spacing w:after="0"/>
        <w:rPr>
          <w:rFonts w:ascii="Times New Roman" w:hAnsi="Times New Roman"/>
          <w:i w:val="0"/>
          <w:iCs/>
          <w:color w:val="000000" w:themeColor="text1"/>
        </w:rPr>
      </w:pPr>
    </w:p>
    <w:p w:rsidR="0008334A" w:rsidRPr="00D72543" w:rsidRDefault="0008334A"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721DCE" w:rsidRPr="00D72543">
        <w:rPr>
          <w:rFonts w:ascii="Times New Roman" w:hAnsi="Times New Roman"/>
          <w:i w:val="0"/>
          <w:iCs/>
          <w:color w:val="000000" w:themeColor="text1"/>
        </w:rPr>
        <w:t>We</w:t>
      </w:r>
      <w:r w:rsidR="004204EA" w:rsidRPr="00D72543">
        <w:rPr>
          <w:rFonts w:ascii="Times New Roman" w:hAnsi="Times New Roman"/>
          <w:i w:val="0"/>
          <w:iCs/>
          <w:color w:val="000000" w:themeColor="text1"/>
        </w:rPr>
        <w:t xml:space="preserve"> originally meant that </w:t>
      </w:r>
      <w:r w:rsidR="00D83408" w:rsidRPr="00D72543">
        <w:rPr>
          <w:rFonts w:ascii="Times New Roman" w:hAnsi="Times New Roman"/>
          <w:i w:val="0"/>
          <w:iCs/>
          <w:color w:val="000000" w:themeColor="text1"/>
        </w:rPr>
        <w:t>according to the ESMs we used</w:t>
      </w:r>
      <w:r w:rsidR="004204EA" w:rsidRPr="00D72543">
        <w:rPr>
          <w:rFonts w:ascii="Times New Roman" w:hAnsi="Times New Roman"/>
          <w:i w:val="0"/>
          <w:iCs/>
          <w:color w:val="000000" w:themeColor="text1"/>
        </w:rPr>
        <w:t>, the Gulf will warm more slowly on the south than in the north. We</w:t>
      </w:r>
      <w:r w:rsidR="00721DCE" w:rsidRPr="00D72543">
        <w:rPr>
          <w:rFonts w:ascii="Times New Roman" w:hAnsi="Times New Roman"/>
          <w:i w:val="0"/>
          <w:iCs/>
          <w:color w:val="000000" w:themeColor="text1"/>
        </w:rPr>
        <w:t xml:space="preserve"> have modified the text to reflect the effects of depth and temperature in our results</w:t>
      </w:r>
      <w:r w:rsidR="00D83408" w:rsidRPr="00D72543">
        <w:rPr>
          <w:rFonts w:ascii="Times New Roman" w:hAnsi="Times New Roman"/>
          <w:i w:val="0"/>
          <w:iCs/>
          <w:color w:val="000000" w:themeColor="text1"/>
        </w:rPr>
        <w:t xml:space="preserve"> and discussion</w:t>
      </w:r>
      <w:r w:rsidR="006F355F" w:rsidRPr="00D72543">
        <w:rPr>
          <w:rFonts w:ascii="Times New Roman" w:hAnsi="Times New Roman"/>
          <w:i w:val="0"/>
          <w:iCs/>
          <w:color w:val="000000" w:themeColor="text1"/>
        </w:rPr>
        <w:t xml:space="preserve"> and</w:t>
      </w:r>
      <w:r w:rsidR="00721DCE" w:rsidRPr="00D72543">
        <w:rPr>
          <w:rFonts w:ascii="Times New Roman" w:hAnsi="Times New Roman"/>
          <w:i w:val="0"/>
          <w:iCs/>
          <w:color w:val="000000" w:themeColor="text1"/>
        </w:rPr>
        <w:t xml:space="preserve"> included a figure in the supplements to support this claim</w:t>
      </w:r>
      <w:r w:rsidR="006F355F" w:rsidRPr="00D72543">
        <w:rPr>
          <w:rFonts w:ascii="Times New Roman" w:hAnsi="Times New Roman"/>
          <w:i w:val="0"/>
          <w:iCs/>
          <w:color w:val="000000" w:themeColor="text1"/>
        </w:rPr>
        <w:t>, it reads</w:t>
      </w:r>
      <w:r w:rsidR="00D83408" w:rsidRPr="00D72543">
        <w:rPr>
          <w:rFonts w:ascii="Times New Roman" w:hAnsi="Times New Roman"/>
          <w:i w:val="0"/>
          <w:iCs/>
          <w:color w:val="000000" w:themeColor="text1"/>
        </w:rPr>
        <w:t xml:space="preserve"> in results and discussion</w:t>
      </w:r>
      <w:r w:rsidR="006F355F" w:rsidRPr="00D72543">
        <w:rPr>
          <w:rFonts w:ascii="Times New Roman" w:hAnsi="Times New Roman"/>
          <w:i w:val="0"/>
          <w:iCs/>
          <w:color w:val="000000" w:themeColor="text1"/>
        </w:rPr>
        <w:t>:</w:t>
      </w:r>
      <w:r w:rsidR="00721DCE" w:rsidRPr="00D72543">
        <w:rPr>
          <w:rFonts w:ascii="Times New Roman" w:hAnsi="Times New Roman"/>
          <w:i w:val="0"/>
          <w:iCs/>
          <w:color w:val="000000" w:themeColor="text1"/>
        </w:rPr>
        <w:t xml:space="preserve"> </w:t>
      </w:r>
    </w:p>
    <w:p w:rsidR="00721DCE" w:rsidRPr="00D72543" w:rsidRDefault="00721DCE" w:rsidP="0008334A">
      <w:pPr>
        <w:pStyle w:val="ImageCaption"/>
        <w:spacing w:after="0"/>
        <w:rPr>
          <w:rFonts w:ascii="Times New Roman" w:hAnsi="Times New Roman"/>
          <w:i w:val="0"/>
          <w:iCs/>
          <w:color w:val="000000" w:themeColor="text1"/>
        </w:rPr>
      </w:pPr>
    </w:p>
    <w:p w:rsidR="00D83408" w:rsidRPr="00D72543" w:rsidRDefault="00D83408"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Results: “Under the low emission scenario, haddock and cod patterns intensify, while Y. flounder’s share approaches almost no change (Fig. 6). Such pattern is likely the combination of the bathymetry or the Gulf, the warming gradient, and the species distribution (see discussion).”</w:t>
      </w:r>
    </w:p>
    <w:p w:rsidR="00D83408" w:rsidRPr="00D72543" w:rsidRDefault="00D83408" w:rsidP="0008334A">
      <w:pPr>
        <w:pStyle w:val="ImageCaption"/>
        <w:spacing w:after="0"/>
        <w:rPr>
          <w:rFonts w:ascii="Times New Roman" w:hAnsi="Times New Roman"/>
          <w:i w:val="0"/>
          <w:iCs/>
          <w:color w:val="000000" w:themeColor="text1"/>
        </w:rPr>
      </w:pPr>
    </w:p>
    <w:p w:rsidR="00D83408" w:rsidRPr="00D72543" w:rsidRDefault="00D83408"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Discussion: “In the Gulf of Maine, the stock-share gain of Y. flounder and haddock by the US (Fig. 6) could be a response to a temperature gradient shift combined with geographic barriers as southern waters are deeper and warming slower than northern waters (</w:t>
      </w:r>
      <w:r w:rsidRPr="00D72543">
        <w:rPr>
          <w:rFonts w:ascii="Times New Roman" w:hAnsi="Times New Roman"/>
          <w:bCs/>
          <w:i w:val="0"/>
          <w:iCs/>
          <w:color w:val="000000" w:themeColor="text1"/>
        </w:rPr>
        <w:t>Fig A3.1).</w:t>
      </w:r>
      <w:r w:rsidRPr="00D72543">
        <w:rPr>
          <w:rFonts w:ascii="Times New Roman" w:hAnsi="Times New Roman"/>
          <w:i w:val="0"/>
          <w:iCs/>
          <w:color w:val="000000" w:themeColor="text1"/>
        </w:rPr>
        <w:t>”</w:t>
      </w:r>
    </w:p>
    <w:p w:rsidR="00721DCE" w:rsidRPr="00D72543" w:rsidRDefault="00E347A3" w:rsidP="0008334A">
      <w:pPr>
        <w:pStyle w:val="ImageCaption"/>
        <w:spacing w:after="0"/>
        <w:rPr>
          <w:rFonts w:ascii="Times New Roman" w:hAnsi="Times New Roman"/>
          <w:i w:val="0"/>
          <w:iCs/>
          <w:color w:val="000000" w:themeColor="text1"/>
        </w:rPr>
      </w:pPr>
      <w:r w:rsidRPr="00D72543">
        <w:rPr>
          <w:rFonts w:ascii="Times New Roman" w:hAnsi="Times New Roman"/>
          <w:i w:val="0"/>
          <w:iCs/>
          <w:noProof/>
          <w:color w:val="000000" w:themeColor="text1"/>
        </w:rPr>
        <w:lastRenderedPageBreak/>
        <mc:AlternateContent>
          <mc:Choice Requires="wps">
            <w:drawing>
              <wp:anchor distT="0" distB="0" distL="114300" distR="114300" simplePos="0" relativeHeight="251661312" behindDoc="0" locked="0" layoutInCell="1" allowOverlap="1" wp14:anchorId="5D47C50D" wp14:editId="255F5C24">
                <wp:simplePos x="0" y="0"/>
                <wp:positionH relativeFrom="column">
                  <wp:posOffset>215343</wp:posOffset>
                </wp:positionH>
                <wp:positionV relativeFrom="paragraph">
                  <wp:posOffset>3102795</wp:posOffset>
                </wp:positionV>
                <wp:extent cx="380144" cy="390418"/>
                <wp:effectExtent l="0" t="0" r="1270" b="3810"/>
                <wp:wrapNone/>
                <wp:docPr id="5" name="Text Box 5"/>
                <wp:cNvGraphicFramePr/>
                <a:graphic xmlns:a="http://schemas.openxmlformats.org/drawingml/2006/main">
                  <a:graphicData uri="http://schemas.microsoft.com/office/word/2010/wordprocessingShape">
                    <wps:wsp>
                      <wps:cNvSpPr txBox="1"/>
                      <wps:spPr>
                        <a:xfrm>
                          <a:off x="0" y="0"/>
                          <a:ext cx="380144" cy="390418"/>
                        </a:xfrm>
                        <a:prstGeom prst="rect">
                          <a:avLst/>
                        </a:prstGeom>
                        <a:solidFill>
                          <a:schemeClr val="lt1"/>
                        </a:solidFill>
                        <a:ln w="6350">
                          <a:noFill/>
                        </a:ln>
                      </wps:spPr>
                      <wps:txbx>
                        <w:txbxContent>
                          <w:p w:rsidR="00E347A3" w:rsidRPr="00721DCE" w:rsidRDefault="00E347A3" w:rsidP="00E347A3">
                            <w:pPr>
                              <w:rPr>
                                <w:sz w:val="40"/>
                                <w:szCs w:val="40"/>
                                <w:lang w:val="es-ES"/>
                              </w:rPr>
                            </w:pPr>
                            <w:r>
                              <w:rPr>
                                <w:sz w:val="40"/>
                                <w:szCs w:val="40"/>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7C50D" id="_x0000_t202" coordsize="21600,21600" o:spt="202" path="m,l,21600r21600,l21600,xe">
                <v:stroke joinstyle="miter"/>
                <v:path gradientshapeok="t" o:connecttype="rect"/>
              </v:shapetype>
              <v:shape id="Text Box 5" o:spid="_x0000_s1026" type="#_x0000_t202" style="position:absolute;margin-left:16.95pt;margin-top:244.3pt;width:29.9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" fillcolor="white [3201]" stroked="f" strokeweight=".5pt">
                <v:textbox>
                  <w:txbxContent>
                    <w:p w:rsidR="00E347A3" w:rsidRPr="00721DCE" w:rsidRDefault="00E347A3" w:rsidP="00E347A3">
                      <w:pPr>
                        <w:rPr>
                          <w:sz w:val="40"/>
                          <w:szCs w:val="40"/>
                          <w:lang w:val="es-ES"/>
                        </w:rPr>
                      </w:pPr>
                      <w:r>
                        <w:rPr>
                          <w:sz w:val="40"/>
                          <w:szCs w:val="40"/>
                          <w:lang w:val="es-ES"/>
                        </w:rPr>
                        <w:t>B</w:t>
                      </w:r>
                    </w:p>
                  </w:txbxContent>
                </v:textbox>
              </v:shape>
            </w:pict>
          </mc:Fallback>
        </mc:AlternateContent>
      </w:r>
      <w:r w:rsidR="00721DCE" w:rsidRPr="00D72543">
        <w:rPr>
          <w:rFonts w:ascii="Times New Roman" w:hAnsi="Times New Roman"/>
          <w:i w:val="0"/>
          <w:iCs/>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215757</wp:posOffset>
                </wp:positionH>
                <wp:positionV relativeFrom="paragraph">
                  <wp:posOffset>0</wp:posOffset>
                </wp:positionV>
                <wp:extent cx="380144" cy="390418"/>
                <wp:effectExtent l="0" t="0" r="1270" b="3810"/>
                <wp:wrapNone/>
                <wp:docPr id="4" name="Text Box 4"/>
                <wp:cNvGraphicFramePr/>
                <a:graphic xmlns:a="http://schemas.openxmlformats.org/drawingml/2006/main">
                  <a:graphicData uri="http://schemas.microsoft.com/office/word/2010/wordprocessingShape">
                    <wps:wsp>
                      <wps:cNvSpPr txBox="1"/>
                      <wps:spPr>
                        <a:xfrm>
                          <a:off x="0" y="0"/>
                          <a:ext cx="380144" cy="390418"/>
                        </a:xfrm>
                        <a:prstGeom prst="rect">
                          <a:avLst/>
                        </a:prstGeom>
                        <a:solidFill>
                          <a:schemeClr val="lt1"/>
                        </a:solidFill>
                        <a:ln w="6350">
                          <a:noFill/>
                        </a:ln>
                      </wps:spPr>
                      <wps:txbx>
                        <w:txbxContent>
                          <w:p w:rsidR="00721DCE" w:rsidRPr="00721DCE" w:rsidRDefault="00721DCE">
                            <w:pPr>
                              <w:rPr>
                                <w:sz w:val="40"/>
                                <w:szCs w:val="40"/>
                                <w:lang w:val="es-ES"/>
                              </w:rPr>
                            </w:pPr>
                            <w:r w:rsidRPr="00721DCE">
                              <w:rPr>
                                <w:sz w:val="40"/>
                                <w:szCs w:val="40"/>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17pt;margin-top:0;width:29.9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" fillcolor="white [3201]" stroked="f" strokeweight=".5pt">
                <v:textbox>
                  <w:txbxContent>
                    <w:p w:rsidR="00721DCE" w:rsidRPr="00721DCE" w:rsidRDefault="00721DCE">
                      <w:pPr>
                        <w:rPr>
                          <w:sz w:val="40"/>
                          <w:szCs w:val="40"/>
                          <w:lang w:val="es-ES"/>
                        </w:rPr>
                      </w:pPr>
                      <w:r w:rsidRPr="00721DCE">
                        <w:rPr>
                          <w:sz w:val="40"/>
                          <w:szCs w:val="40"/>
                          <w:lang w:val="es-ES"/>
                        </w:rPr>
                        <w:t>A</w:t>
                      </w:r>
                    </w:p>
                  </w:txbxContent>
                </v:textbox>
              </v:shape>
            </w:pict>
          </mc:Fallback>
        </mc:AlternateContent>
      </w:r>
      <w:r w:rsidR="006D1E7B" w:rsidRPr="00D72543">
        <w:rPr>
          <w:rFonts w:ascii="Times New Roman" w:hAnsi="Times New Roman"/>
          <w:i w:val="0"/>
          <w:iCs/>
          <w:noProof/>
          <w:color w:val="000000" w:themeColor="text1"/>
        </w:rPr>
        <w:drawing>
          <wp:inline distT="0" distB="0" distL="0" distR="0">
            <wp:extent cx="5181600" cy="51816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ele_Go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81600" cy="5181600"/>
                    </a:xfrm>
                    <a:prstGeom prst="rect">
                      <a:avLst/>
                    </a:prstGeom>
                  </pic:spPr>
                </pic:pic>
              </a:graphicData>
            </a:graphic>
          </wp:inline>
        </w:drawing>
      </w:r>
    </w:p>
    <w:p w:rsidR="00B46935" w:rsidRPr="00D72543" w:rsidRDefault="00E347A3"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Supplemental figure x. Depth profile (A) and bottom water warming of the Gulf of Maine. Everything deeper than 1000 meters is colored in green. B) Percentage change of bottom temperature relative to the present showing more intense warming in northern regions</w:t>
      </w:r>
      <w:r w:rsidR="006D1E7B" w:rsidRPr="00D72543">
        <w:rPr>
          <w:rFonts w:ascii="Times New Roman" w:hAnsi="Times New Roman"/>
          <w:i w:val="0"/>
          <w:iCs/>
          <w:color w:val="000000" w:themeColor="text1"/>
        </w:rPr>
        <w:t>, especially under a high emission climate change scenario</w:t>
      </w:r>
      <w:r w:rsidRPr="00D72543">
        <w:rPr>
          <w:rFonts w:ascii="Times New Roman" w:hAnsi="Times New Roman"/>
          <w:i w:val="0"/>
          <w:iCs/>
          <w:color w:val="000000" w:themeColor="text1"/>
        </w:rPr>
        <w:t>.</w:t>
      </w:r>
    </w:p>
    <w:p w:rsidR="00051A15" w:rsidRPr="00D72543" w:rsidRDefault="00275845"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301-302:</w:t>
      </w:r>
      <w:r w:rsidRPr="00D72543">
        <w:rPr>
          <w:rFonts w:ascii="Times New Roman" w:hAnsi="Times New Roman"/>
          <w:i w:val="0"/>
          <w:iCs/>
          <w:color w:val="000000" w:themeColor="text1"/>
        </w:rPr>
        <w:t xml:space="preserve"> It would be helpful to discuss this point in the context of</w:t>
      </w:r>
      <w:r w:rsidRPr="00D72543">
        <w:rPr>
          <w:rFonts w:ascii="Times New Roman" w:hAnsi="Times New Roman"/>
          <w:i w:val="0"/>
          <w:iCs/>
          <w:color w:val="000000" w:themeColor="text1"/>
        </w:rPr>
        <w:br/>
        <w:t> these east and west coast examples rather than in the abstract. Where are</w:t>
      </w:r>
      <w:r w:rsidRPr="00D72543">
        <w:rPr>
          <w:rFonts w:ascii="Times New Roman" w:hAnsi="Times New Roman"/>
          <w:i w:val="0"/>
          <w:iCs/>
          <w:color w:val="000000" w:themeColor="text1"/>
        </w:rPr>
        <w:br/>
        <w:t> the closed areas in the study regions? How do these potential shifts</w:t>
      </w:r>
      <w:r w:rsidRPr="00D72543">
        <w:rPr>
          <w:rFonts w:ascii="Times New Roman" w:hAnsi="Times New Roman"/>
          <w:i w:val="0"/>
          <w:iCs/>
          <w:color w:val="000000" w:themeColor="text1"/>
        </w:rPr>
        <w:br/>
        <w:t> threaten these areas or could you assess a bit whether these areas would</w:t>
      </w:r>
      <w:r w:rsidRPr="00D72543">
        <w:rPr>
          <w:rFonts w:ascii="Times New Roman" w:hAnsi="Times New Roman"/>
          <w:i w:val="0"/>
          <w:iCs/>
          <w:color w:val="000000" w:themeColor="text1"/>
        </w:rPr>
        <w:br/>
        <w:t> continue to be useful in light of these shifts?</w:t>
      </w:r>
    </w:p>
    <w:p w:rsidR="00D72543" w:rsidRPr="00D72543" w:rsidRDefault="00051A1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Response:</w:t>
      </w:r>
      <w:r w:rsidRPr="00D72543">
        <w:rPr>
          <w:rFonts w:ascii="Times New Roman" w:hAnsi="Times New Roman"/>
          <w:i w:val="0"/>
          <w:iCs/>
          <w:color w:val="000000" w:themeColor="text1"/>
        </w:rPr>
        <w:t xml:space="preserve"> We have expanded in the problematic of closed areas and overlapping stocks </w:t>
      </w:r>
      <w:r w:rsidR="00D40311" w:rsidRPr="00D72543">
        <w:rPr>
          <w:rFonts w:ascii="Times New Roman" w:hAnsi="Times New Roman"/>
          <w:i w:val="0"/>
          <w:iCs/>
          <w:color w:val="000000" w:themeColor="text1"/>
        </w:rPr>
        <w:t>using the IPHC as an example</w:t>
      </w:r>
      <w:r w:rsidR="00984E85" w:rsidRPr="00D72543">
        <w:rPr>
          <w:rFonts w:ascii="Times New Roman" w:hAnsi="Times New Roman"/>
          <w:i w:val="0"/>
          <w:iCs/>
          <w:color w:val="000000" w:themeColor="text1"/>
        </w:rPr>
        <w:t xml:space="preserve"> in the discussion section</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303:</w:t>
      </w:r>
      <w:r w:rsidR="00275845" w:rsidRPr="00D72543">
        <w:rPr>
          <w:rFonts w:ascii="Times New Roman" w:hAnsi="Times New Roman"/>
          <w:i w:val="0"/>
          <w:iCs/>
          <w:color w:val="000000" w:themeColor="text1"/>
        </w:rPr>
        <w:t xml:space="preserve"> "gear-limitation management" such as? Can you describe what is</w:t>
      </w:r>
      <w:r w:rsidR="00275845" w:rsidRPr="00D72543">
        <w:rPr>
          <w:rFonts w:ascii="Times New Roman" w:hAnsi="Times New Roman"/>
          <w:i w:val="0"/>
          <w:iCs/>
          <w:color w:val="000000" w:themeColor="text1"/>
        </w:rPr>
        <w:br/>
        <w:t> in place now and how these rules might be affected?</w:t>
      </w:r>
    </w:p>
    <w:p w:rsidR="00984E85" w:rsidRPr="00D72543" w:rsidRDefault="00D40311"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lastRenderedPageBreak/>
        <w:t xml:space="preserve">Response: </w:t>
      </w:r>
      <w:r w:rsidRPr="00D72543">
        <w:rPr>
          <w:rFonts w:ascii="Times New Roman" w:hAnsi="Times New Roman"/>
          <w:i w:val="0"/>
          <w:iCs/>
          <w:color w:val="000000" w:themeColor="text1"/>
        </w:rPr>
        <w:t xml:space="preserve">We responded to this comment with the previous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318-319:</w:t>
      </w:r>
      <w:r w:rsidR="00275845" w:rsidRPr="00D72543">
        <w:rPr>
          <w:rFonts w:ascii="Times New Roman" w:hAnsi="Times New Roman"/>
          <w:i w:val="0"/>
          <w:iCs/>
          <w:color w:val="000000" w:themeColor="text1"/>
        </w:rPr>
        <w:t xml:space="preserve"> What would be interesting and more valuable here would be a</w:t>
      </w:r>
      <w:r w:rsidR="00275845" w:rsidRPr="00D72543">
        <w:rPr>
          <w:rFonts w:ascii="Times New Roman" w:hAnsi="Times New Roman"/>
          <w:i w:val="0"/>
          <w:iCs/>
          <w:color w:val="000000" w:themeColor="text1"/>
        </w:rPr>
        <w:br/>
        <w:t> discussion of how the dynamic quota allocation system has worked (or not)</w:t>
      </w:r>
      <w:r w:rsidR="00275845" w:rsidRPr="00D72543">
        <w:rPr>
          <w:rFonts w:ascii="Times New Roman" w:hAnsi="Times New Roman"/>
          <w:i w:val="0"/>
          <w:iCs/>
          <w:color w:val="000000" w:themeColor="text1"/>
        </w:rPr>
        <w:br/>
        <w:t> in light of climate change and shifting stocks. As this reads now it's</w:t>
      </w:r>
      <w:r w:rsidR="00275845" w:rsidRPr="00D72543">
        <w:rPr>
          <w:rFonts w:ascii="Times New Roman" w:hAnsi="Times New Roman"/>
          <w:i w:val="0"/>
          <w:iCs/>
          <w:color w:val="000000" w:themeColor="text1"/>
        </w:rPr>
        <w:br/>
        <w:t> just an observation with little connection to the argument you are posing</w:t>
      </w:r>
      <w:r w:rsidR="00275845" w:rsidRPr="00D72543">
        <w:rPr>
          <w:rFonts w:ascii="Times New Roman" w:hAnsi="Times New Roman"/>
          <w:i w:val="0"/>
          <w:iCs/>
          <w:color w:val="000000" w:themeColor="text1"/>
        </w:rPr>
        <w:br/>
        <w:t> for the need for better and more dynamic regulations. Throughout the</w:t>
      </w:r>
      <w:r w:rsidR="00275845" w:rsidRPr="00D72543">
        <w:rPr>
          <w:rFonts w:ascii="Times New Roman" w:hAnsi="Times New Roman"/>
          <w:i w:val="0"/>
          <w:iCs/>
          <w:color w:val="000000" w:themeColor="text1"/>
        </w:rPr>
        <w:br/>
        <w:t> discussion, I think that tying each point into what is currently going on</w:t>
      </w:r>
      <w:r w:rsidR="00275845" w:rsidRPr="00D72543">
        <w:rPr>
          <w:rFonts w:ascii="Times New Roman" w:hAnsi="Times New Roman"/>
          <w:i w:val="0"/>
          <w:iCs/>
          <w:color w:val="000000" w:themeColor="text1"/>
        </w:rPr>
        <w:br/>
        <w:t> would make this a much more interesting and relevant paper and</w:t>
      </w:r>
      <w:r w:rsidR="00275845" w:rsidRPr="00D72543">
        <w:rPr>
          <w:rFonts w:ascii="Times New Roman" w:hAnsi="Times New Roman"/>
          <w:i w:val="0"/>
          <w:iCs/>
          <w:color w:val="000000" w:themeColor="text1"/>
        </w:rPr>
        <w:br/>
        <w:t> discussion.</w:t>
      </w:r>
    </w:p>
    <w:p w:rsidR="00B4750C" w:rsidRPr="00D72543" w:rsidRDefault="00984E8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have addressed this comment in the discussion.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319-321:</w:t>
      </w:r>
      <w:r w:rsidR="00275845" w:rsidRPr="00D72543">
        <w:rPr>
          <w:rFonts w:ascii="Times New Roman" w:hAnsi="Times New Roman"/>
          <w:i w:val="0"/>
          <w:iCs/>
          <w:color w:val="000000" w:themeColor="text1"/>
        </w:rPr>
        <w:t xml:space="preserve"> Seems like it's more than just treaties, but all aspects of</w:t>
      </w:r>
      <w:r w:rsidR="00275845" w:rsidRPr="00D72543">
        <w:rPr>
          <w:rFonts w:ascii="Times New Roman" w:hAnsi="Times New Roman"/>
          <w:i w:val="0"/>
          <w:iCs/>
          <w:color w:val="000000" w:themeColor="text1"/>
        </w:rPr>
        <w:br/>
        <w:t> the regulatory framework (quotas, limits, stock assessments, etc.) that</w:t>
      </w:r>
      <w:r w:rsidR="00275845" w:rsidRPr="00D72543">
        <w:rPr>
          <w:rFonts w:ascii="Times New Roman" w:hAnsi="Times New Roman"/>
          <w:i w:val="0"/>
          <w:iCs/>
          <w:color w:val="000000" w:themeColor="text1"/>
        </w:rPr>
        <w:br/>
        <w:t> need to be flexible right?</w:t>
      </w:r>
    </w:p>
    <w:p w:rsidR="00984E85" w:rsidRPr="00D72543" w:rsidRDefault="00B4750C"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Response:</w:t>
      </w:r>
      <w:r w:rsidRPr="00D72543">
        <w:rPr>
          <w:rFonts w:ascii="Times New Roman" w:hAnsi="Times New Roman"/>
          <w:i w:val="0"/>
          <w:iCs/>
          <w:color w:val="000000" w:themeColor="text1"/>
        </w:rPr>
        <w:t xml:space="preserve"> Yes, by treaties we meant all of the regulatory framework. We have made that explicit in the text.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cyan"/>
        </w:rPr>
        <w:t>Line 337-342:</w:t>
      </w:r>
      <w:r w:rsidR="00275845" w:rsidRPr="00D72543">
        <w:rPr>
          <w:rFonts w:ascii="Times New Roman" w:hAnsi="Times New Roman"/>
          <w:i w:val="0"/>
          <w:iCs/>
          <w:color w:val="000000" w:themeColor="text1"/>
        </w:rPr>
        <w:t xml:space="preserve"> But all treaties are not necessarily binding--there are</w:t>
      </w:r>
      <w:r w:rsidR="00275845" w:rsidRPr="00D72543">
        <w:rPr>
          <w:rFonts w:ascii="Times New Roman" w:hAnsi="Times New Roman"/>
          <w:i w:val="0"/>
          <w:iCs/>
          <w:color w:val="000000" w:themeColor="text1"/>
        </w:rPr>
        <w:br/>
        <w:t xml:space="preserve"> plenty of </w:t>
      </w:r>
      <w:proofErr w:type="spellStart"/>
      <w:r w:rsidR="00275845" w:rsidRPr="00D72543">
        <w:rPr>
          <w:rFonts w:ascii="Times New Roman" w:hAnsi="Times New Roman"/>
          <w:i w:val="0"/>
          <w:iCs/>
          <w:color w:val="000000" w:themeColor="text1"/>
        </w:rPr>
        <w:t>exmples</w:t>
      </w:r>
      <w:proofErr w:type="spellEnd"/>
      <w:r w:rsidR="00275845" w:rsidRPr="00D72543">
        <w:rPr>
          <w:rFonts w:ascii="Times New Roman" w:hAnsi="Times New Roman"/>
          <w:i w:val="0"/>
          <w:iCs/>
          <w:color w:val="000000" w:themeColor="text1"/>
        </w:rPr>
        <w:t xml:space="preserve"> of non-binding treaties. To me this is too cursory of a</w:t>
      </w:r>
      <w:r w:rsidR="00275845" w:rsidRPr="00D72543">
        <w:rPr>
          <w:rFonts w:ascii="Times New Roman" w:hAnsi="Times New Roman"/>
          <w:i w:val="0"/>
          <w:iCs/>
          <w:color w:val="000000" w:themeColor="text1"/>
        </w:rPr>
        <w:br/>
        <w:t> treatment of this topic. Where are binding treaties with penalties used?</w:t>
      </w:r>
      <w:r w:rsidR="00275845" w:rsidRPr="00D72543">
        <w:rPr>
          <w:rFonts w:ascii="Times New Roman" w:hAnsi="Times New Roman"/>
          <w:i w:val="0"/>
          <w:iCs/>
          <w:color w:val="000000" w:themeColor="text1"/>
        </w:rPr>
        <w:br/>
        <w:t> How effective are they? What are their limitations?</w:t>
      </w:r>
    </w:p>
    <w:p w:rsidR="00984E85" w:rsidRPr="00D72543" w:rsidRDefault="00984E8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836E11" w:rsidRPr="00D72543">
        <w:rPr>
          <w:rFonts w:ascii="Times New Roman" w:hAnsi="Times New Roman"/>
          <w:i w:val="0"/>
          <w:iCs/>
          <w:color w:val="000000" w:themeColor="text1"/>
        </w:rPr>
        <w:t>After some consideration we have removed this section from the discussion as we decided to expand In other sections.</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348-350:</w:t>
      </w:r>
      <w:r w:rsidR="00275845" w:rsidRPr="00D72543">
        <w:rPr>
          <w:rFonts w:ascii="Times New Roman" w:hAnsi="Times New Roman"/>
          <w:i w:val="0"/>
          <w:iCs/>
          <w:color w:val="000000" w:themeColor="text1"/>
        </w:rPr>
        <w:t xml:space="preserve"> But there's still no quantification of uncertainty for the</w:t>
      </w:r>
      <w:r w:rsidR="00275845" w:rsidRPr="00D72543">
        <w:rPr>
          <w:rFonts w:ascii="Times New Roman" w:hAnsi="Times New Roman"/>
          <w:i w:val="0"/>
          <w:iCs/>
          <w:color w:val="000000" w:themeColor="text1"/>
        </w:rPr>
        <w:br/>
        <w:t> models you present here. In my opinion this discussion doesn't go far</w:t>
      </w:r>
      <w:r w:rsidR="00275845" w:rsidRPr="00D72543">
        <w:rPr>
          <w:rFonts w:ascii="Times New Roman" w:hAnsi="Times New Roman"/>
          <w:i w:val="0"/>
          <w:iCs/>
          <w:color w:val="000000" w:themeColor="text1"/>
        </w:rPr>
        <w:br/>
        <w:t> enough to address</w:t>
      </w:r>
      <w:r w:rsidR="00275845" w:rsidRPr="00D72543">
        <w:rPr>
          <w:rFonts w:ascii="Times New Roman" w:hAnsi="Times New Roman"/>
          <w:i w:val="0"/>
          <w:iCs/>
          <w:color w:val="000000" w:themeColor="text1"/>
        </w:rPr>
        <w:br/>
      </w: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have addressed this comment in the discussion. </w:t>
      </w:r>
    </w:p>
    <w:p w:rsidR="00984E85" w:rsidRPr="00D72543" w:rsidRDefault="00275845"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368-370:</w:t>
      </w:r>
      <w:r w:rsidRPr="00D72543">
        <w:rPr>
          <w:rFonts w:ascii="Times New Roman" w:hAnsi="Times New Roman"/>
          <w:i w:val="0"/>
          <w:iCs/>
          <w:color w:val="000000" w:themeColor="text1"/>
        </w:rPr>
        <w:t xml:space="preserve"> Most of these potential solutions are mentioned in Pinsky</w:t>
      </w:r>
      <w:r w:rsidRPr="00D72543">
        <w:rPr>
          <w:rFonts w:ascii="Times New Roman" w:hAnsi="Times New Roman"/>
          <w:i w:val="0"/>
          <w:iCs/>
          <w:color w:val="000000" w:themeColor="text1"/>
        </w:rPr>
        <w:br/>
        <w:t> et al. 2018 and Morley et al forecasted over the same areas that you</w:t>
      </w:r>
      <w:r w:rsidRPr="00D72543">
        <w:rPr>
          <w:rFonts w:ascii="Times New Roman" w:hAnsi="Times New Roman"/>
          <w:i w:val="0"/>
          <w:iCs/>
          <w:color w:val="000000" w:themeColor="text1"/>
        </w:rPr>
        <w:br/>
        <w:t> present in this study (with a broader analysis of North America), so it's</w:t>
      </w:r>
      <w:r w:rsidRPr="00D72543">
        <w:rPr>
          <w:rFonts w:ascii="Times New Roman" w:hAnsi="Times New Roman"/>
          <w:i w:val="0"/>
          <w:iCs/>
          <w:color w:val="000000" w:themeColor="text1"/>
        </w:rPr>
        <w:br/>
        <w:t> not clear to me what the value added here is. I expected a more thorough</w:t>
      </w:r>
      <w:r w:rsidRPr="00D72543">
        <w:rPr>
          <w:rFonts w:ascii="Times New Roman" w:hAnsi="Times New Roman"/>
          <w:i w:val="0"/>
          <w:iCs/>
          <w:color w:val="000000" w:themeColor="text1"/>
        </w:rPr>
        <w:br/>
        <w:t> treatment of the current regulations in place for your species of</w:t>
      </w:r>
      <w:r w:rsidRPr="00D72543">
        <w:rPr>
          <w:rFonts w:ascii="Times New Roman" w:hAnsi="Times New Roman"/>
          <w:i w:val="0"/>
          <w:iCs/>
          <w:color w:val="000000" w:themeColor="text1"/>
        </w:rPr>
        <w:br/>
        <w:t> interest (maybe an MSE type of framework to evaluate different</w:t>
      </w:r>
      <w:r w:rsidRPr="00D72543">
        <w:rPr>
          <w:rFonts w:ascii="Times New Roman" w:hAnsi="Times New Roman"/>
          <w:i w:val="0"/>
          <w:iCs/>
          <w:color w:val="000000" w:themeColor="text1"/>
        </w:rPr>
        <w:br/>
        <w:t> interventions and solutions), and what the forecasted shifts will mean</w:t>
      </w:r>
      <w:r w:rsidRPr="00D72543">
        <w:rPr>
          <w:rFonts w:ascii="Times New Roman" w:hAnsi="Times New Roman"/>
          <w:i w:val="0"/>
          <w:iCs/>
          <w:color w:val="000000" w:themeColor="text1"/>
        </w:rPr>
        <w:br/>
        <w:t> for these regulations. Overall, I feel that this paper falls short in</w:t>
      </w:r>
      <w:r w:rsidRPr="00D72543">
        <w:rPr>
          <w:rFonts w:ascii="Times New Roman" w:hAnsi="Times New Roman"/>
          <w:i w:val="0"/>
          <w:iCs/>
          <w:color w:val="000000" w:themeColor="text1"/>
        </w:rPr>
        <w:br/>
        <w:t> this regard.</w:t>
      </w:r>
    </w:p>
    <w:p w:rsidR="00CE2CA3" w:rsidRPr="00D72543" w:rsidRDefault="00984E8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We have addressed this issue and hopefully have improved the discussion in a way we reflect the direct impacts to the management of the species we selected in our case studies.</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Figures: </w:t>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Figure 2 &amp; A2</w:t>
      </w:r>
      <w:r w:rsidR="00275845" w:rsidRPr="00D72543">
        <w:rPr>
          <w:rFonts w:ascii="Times New Roman" w:hAnsi="Times New Roman"/>
          <w:i w:val="0"/>
          <w:iCs/>
          <w:color w:val="000000" w:themeColor="text1"/>
        </w:rPr>
        <w:t>: I think "referent" should be "referenced"</w:t>
      </w:r>
    </w:p>
    <w:p w:rsidR="00CE2CA3" w:rsidRPr="00D72543" w:rsidRDefault="00CE2CA3"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C27D5E" w:rsidRPr="00D72543">
        <w:rPr>
          <w:rFonts w:ascii="Times New Roman" w:hAnsi="Times New Roman"/>
          <w:i w:val="0"/>
          <w:iCs/>
          <w:color w:val="000000" w:themeColor="text1"/>
        </w:rPr>
        <w:t>We changed it to “relative” as these changes are relative to the present time. We also made those changes in text</w:t>
      </w:r>
    </w:p>
    <w:p w:rsidR="00CE2CA3"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lastRenderedPageBreak/>
        <w:br/>
        <w:t> </w:t>
      </w:r>
      <w:r w:rsidRPr="00D72543">
        <w:rPr>
          <w:rFonts w:ascii="Times New Roman" w:hAnsi="Times New Roman"/>
          <w:i w:val="0"/>
          <w:iCs/>
          <w:color w:val="000000" w:themeColor="text1"/>
          <w:highlight w:val="green"/>
        </w:rPr>
        <w:t>Figure 2, 5 &amp; A3</w:t>
      </w:r>
      <w:r w:rsidRPr="00D72543">
        <w:rPr>
          <w:rFonts w:ascii="Times New Roman" w:hAnsi="Times New Roman"/>
          <w:i w:val="0"/>
          <w:iCs/>
          <w:color w:val="000000" w:themeColor="text1"/>
        </w:rPr>
        <w:t>: there are no points that show up on these figures, at</w:t>
      </w:r>
      <w:r w:rsidRPr="00D72543">
        <w:rPr>
          <w:rFonts w:ascii="Times New Roman" w:hAnsi="Times New Roman"/>
          <w:i w:val="0"/>
          <w:iCs/>
          <w:color w:val="000000" w:themeColor="text1"/>
        </w:rPr>
        <w:br/>
        <w:t> least that I can see</w:t>
      </w:r>
    </w:p>
    <w:p w:rsidR="00CE2CA3" w:rsidRPr="00D72543" w:rsidRDefault="00CE2CA3" w:rsidP="00CE2CA3">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notice the points were not visible, we have made them clearer </w:t>
      </w:r>
    </w:p>
    <w:p w:rsidR="00275845"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r>
      <w:r w:rsidRPr="00D72543">
        <w:rPr>
          <w:rFonts w:ascii="Times New Roman" w:hAnsi="Times New Roman"/>
          <w:i w:val="0"/>
          <w:iCs/>
          <w:color w:val="000000" w:themeColor="text1"/>
          <w:highlight w:val="green"/>
        </w:rPr>
        <w:t>Figure 6:</w:t>
      </w:r>
      <w:r w:rsidRPr="00D72543">
        <w:rPr>
          <w:rFonts w:ascii="Times New Roman" w:hAnsi="Times New Roman"/>
          <w:i w:val="0"/>
          <w:iCs/>
          <w:color w:val="000000" w:themeColor="text1"/>
        </w:rPr>
        <w:t xml:space="preserve"> "Ration" in the y-axis should be "ratio"</w:t>
      </w:r>
    </w:p>
    <w:p w:rsidR="00A55419" w:rsidRPr="00D72543" w:rsidRDefault="00A55419" w:rsidP="00A55419">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Yes, addressed in figure</w:t>
      </w:r>
    </w:p>
    <w:p w:rsidR="00EE38FC" w:rsidRPr="00D72543" w:rsidRDefault="00EE38FC" w:rsidP="00841065">
      <w:pPr>
        <w:rPr>
          <w:rFonts w:ascii="Times New Roman" w:hAnsi="Times New Roman" w:cs="Times New Roman"/>
          <w:color w:val="000000" w:themeColor="text1"/>
        </w:rPr>
      </w:pPr>
    </w:p>
    <w:p w:rsidR="00D72543"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p>
    <w:p w:rsidR="00D72543" w:rsidRDefault="00636BA5" w:rsidP="00636BA5">
      <w:pPr>
        <w:jc w:val="center"/>
        <w:rPr>
          <w:rFonts w:ascii="Times New Roman" w:hAnsi="Times New Roman" w:cs="Times New Roman"/>
          <w:b/>
          <w:bCs/>
          <w:color w:val="000000" w:themeColor="text1"/>
        </w:rPr>
      </w:pPr>
      <w:r w:rsidRPr="00D72543">
        <w:rPr>
          <w:rFonts w:ascii="Times New Roman" w:hAnsi="Times New Roman" w:cs="Times New Roman"/>
          <w:b/>
          <w:bCs/>
          <w:color w:val="000000" w:themeColor="text1"/>
        </w:rPr>
        <w:t>Recommendation of Anonymous</w:t>
      </w:r>
      <w:r w:rsidRPr="00D72543">
        <w:rPr>
          <w:rStyle w:val="apple-converted-space"/>
          <w:rFonts w:ascii="Times New Roman" w:hAnsi="Times New Roman" w:cs="Times New Roman"/>
          <w:b/>
          <w:bCs/>
          <w:color w:val="000000" w:themeColor="text1"/>
        </w:rPr>
        <w:t> </w:t>
      </w:r>
      <w:r w:rsidRPr="00D72543">
        <w:rPr>
          <w:rFonts w:ascii="Times New Roman" w:hAnsi="Times New Roman" w:cs="Times New Roman"/>
          <w:b/>
          <w:bCs/>
          <w:color w:val="000000" w:themeColor="text1"/>
        </w:rPr>
        <w:t>Reviewer B</w:t>
      </w:r>
    </w:p>
    <w:p w:rsidR="00636BA5"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r w:rsidR="00636BA5" w:rsidRPr="00D72543">
        <w:rPr>
          <w:rFonts w:ascii="Times New Roman" w:hAnsi="Times New Roman" w:cs="Times New Roman"/>
          <w:color w:val="000000" w:themeColor="text1"/>
        </w:rPr>
        <w:br/>
      </w:r>
    </w:p>
    <w:p w:rsidR="00EE67D1" w:rsidRDefault="00636BA5" w:rsidP="00636BA5">
      <w:pPr>
        <w:rPr>
          <w:ins w:id="0" w:author="William Cheung" w:date="2020-04-22T11:13:00Z"/>
          <w:rFonts w:ascii="Times New Roman" w:hAnsi="Times New Roman" w:cs="Times New Roman"/>
        </w:rPr>
      </w:pPr>
      <w:r w:rsidRPr="00D72543">
        <w:rPr>
          <w:rFonts w:ascii="Times New Roman" w:hAnsi="Times New Roman" w:cs="Times New Roman"/>
        </w:rPr>
        <w:t> This is a well-established approach to show maximum catch potential</w:t>
      </w:r>
      <w:r w:rsidRPr="00D72543">
        <w:rPr>
          <w:rFonts w:ascii="Times New Roman" w:hAnsi="Times New Roman" w:cs="Times New Roman"/>
        </w:rPr>
        <w:br/>
        <w:t> changes with climate change scenarios without fish population dynamic</w:t>
      </w:r>
      <w:r w:rsidRPr="00D72543">
        <w:rPr>
          <w:rFonts w:ascii="Times New Roman" w:hAnsi="Times New Roman" w:cs="Times New Roman"/>
        </w:rPr>
        <w:br/>
        <w:t> models. Nevertheless</w:t>
      </w:r>
      <w:r w:rsidRPr="00D72543">
        <w:rPr>
          <w:rFonts w:ascii="Times New Roman" w:hAnsi="Times New Roman" w:cs="Times New Roman"/>
          <w:highlight w:val="yellow"/>
        </w:rPr>
        <w:t>,</w:t>
      </w:r>
      <w:r w:rsidRPr="00D72543">
        <w:rPr>
          <w:rFonts w:ascii="Times New Roman" w:hAnsi="Times New Roman" w:cs="Times New Roman"/>
          <w:highlight w:val="green"/>
        </w:rPr>
        <w:t xml:space="preserve"> it should state gaps between the maximum catch</w:t>
      </w:r>
      <w:r w:rsidRPr="00D72543">
        <w:rPr>
          <w:rFonts w:ascii="Times New Roman" w:hAnsi="Times New Roman" w:cs="Times New Roman"/>
          <w:highlight w:val="green"/>
        </w:rPr>
        <w:br/>
        <w:t> potential changes and fish distribution changes explicitly. Assumptions</w:t>
      </w:r>
      <w:r w:rsidRPr="00D72543">
        <w:rPr>
          <w:rFonts w:ascii="Times New Roman" w:hAnsi="Times New Roman" w:cs="Times New Roman"/>
          <w:highlight w:val="green"/>
        </w:rPr>
        <w:br/>
        <w:t> and rationalities for the relationship between two concepts should be</w:t>
      </w:r>
      <w:r w:rsidRPr="00D72543">
        <w:rPr>
          <w:rFonts w:ascii="Times New Roman" w:hAnsi="Times New Roman" w:cs="Times New Roman"/>
          <w:highlight w:val="green"/>
        </w:rPr>
        <w:br/>
        <w:t> stated by adding sentences.</w:t>
      </w:r>
      <w:r w:rsidRPr="00D72543">
        <w:rPr>
          <w:rFonts w:ascii="Times New Roman" w:hAnsi="Times New Roman" w:cs="Times New Roman"/>
        </w:rPr>
        <w:br/>
      </w:r>
    </w:p>
    <w:p w:rsidR="00636BA5" w:rsidRPr="00D72543" w:rsidRDefault="00EE67D1" w:rsidP="00636BA5">
      <w:pPr>
        <w:rPr>
          <w:rFonts w:ascii="Times New Roman" w:hAnsi="Times New Roman" w:cs="Times New Roman"/>
          <w:color w:val="000000" w:themeColor="text1"/>
        </w:rPr>
      </w:pPr>
      <w:r w:rsidRPr="00230F31">
        <w:rPr>
          <w:rFonts w:ascii="Times New Roman" w:hAnsi="Times New Roman" w:cs="Times New Roman"/>
          <w:b/>
          <w:bCs/>
        </w:rPr>
        <w:t>Response</w:t>
      </w:r>
      <w:r>
        <w:rPr>
          <w:rFonts w:ascii="Times New Roman" w:hAnsi="Times New Roman" w:cs="Times New Roman"/>
        </w:rPr>
        <w:t xml:space="preserve">: </w:t>
      </w:r>
      <w:r w:rsidR="00230F31">
        <w:rPr>
          <w:rFonts w:ascii="Times New Roman" w:hAnsi="Times New Roman" w:cs="Times New Roman"/>
        </w:rPr>
        <w:t xml:space="preserve">We thank the reviewer for its comment and point out that we have included a sentence in the methods </w:t>
      </w:r>
      <w:r w:rsidR="00230F31" w:rsidRPr="00230F31">
        <w:rPr>
          <w:rFonts w:ascii="Times New Roman" w:hAnsi="Times New Roman" w:cs="Times New Roman"/>
        </w:rPr>
        <w:t>differentiating</w:t>
      </w:r>
      <w:r w:rsidR="00230F31">
        <w:rPr>
          <w:rFonts w:ascii="Times New Roman" w:hAnsi="Times New Roman" w:cs="Times New Roman"/>
        </w:rPr>
        <w:t xml:space="preserve"> maximum catch potential from distribution changes.</w:t>
      </w:r>
      <w:r w:rsidR="00636BA5" w:rsidRPr="00D72543">
        <w:rPr>
          <w:rFonts w:ascii="Times New Roman" w:hAnsi="Times New Roman" w:cs="Times New Roman"/>
        </w:rPr>
        <w:br/>
      </w:r>
      <w:r w:rsidR="00636BA5" w:rsidRPr="00D72543">
        <w:rPr>
          <w:rFonts w:ascii="Times New Roman" w:hAnsi="Times New Roman" w:cs="Times New Roman"/>
        </w:rPr>
        <w:br/>
        <w:t> </w:t>
      </w:r>
      <w:r w:rsidR="00636BA5" w:rsidRPr="00D72543">
        <w:rPr>
          <w:rFonts w:ascii="Times New Roman" w:hAnsi="Times New Roman" w:cs="Times New Roman"/>
          <w:highlight w:val="green"/>
        </w:rPr>
        <w:t>L176-177</w:t>
      </w:r>
      <w:r w:rsidR="00636BA5" w:rsidRPr="00D72543">
        <w:rPr>
          <w:rFonts w:ascii="Times New Roman" w:hAnsi="Times New Roman" w:cs="Times New Roman"/>
        </w:rPr>
        <w:t>; More lucid explosions for Equation 2 are necessary.  This</w:t>
      </w:r>
      <w:r w:rsidR="00636BA5" w:rsidRPr="00D72543">
        <w:rPr>
          <w:rFonts w:ascii="Times New Roman" w:hAnsi="Times New Roman" w:cs="Times New Roman"/>
        </w:rPr>
        <w:br/>
        <w:t> equation is critical to define the time horizon, but current explosions</w:t>
      </w:r>
      <w:r w:rsidR="00636BA5" w:rsidRPr="00D72543">
        <w:rPr>
          <w:rFonts w:ascii="Times New Roman" w:hAnsi="Times New Roman" w:cs="Times New Roman"/>
        </w:rPr>
        <w:br/>
        <w:t> are not apparent how it corresponds to L176 and 177.</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We modified the equation and text as requested</w:t>
      </w:r>
    </w:p>
    <w:p w:rsidR="00636BA5" w:rsidRPr="00D72543" w:rsidRDefault="00636BA5" w:rsidP="00636BA5">
      <w:pPr>
        <w:rPr>
          <w:rFonts w:ascii="Times New Roman" w:hAnsi="Times New Roman" w:cs="Times New Roman"/>
        </w:rPr>
      </w:pPr>
    </w:p>
    <w:p w:rsidR="00636BA5" w:rsidRPr="00D72543" w:rsidRDefault="00636BA5" w:rsidP="00636BA5">
      <w:pPr>
        <w:rPr>
          <w:rFonts w:ascii="Times New Roman" w:hAnsi="Times New Roman" w:cs="Times New Roman"/>
        </w:rPr>
      </w:pPr>
      <w:r w:rsidRPr="00D72543">
        <w:rPr>
          <w:rFonts w:ascii="Times New Roman" w:hAnsi="Times New Roman" w:cs="Times New Roman"/>
          <w:highlight w:val="green"/>
        </w:rPr>
        <w:t>Also</w:t>
      </w:r>
      <w:r w:rsidRPr="00D72543">
        <w:rPr>
          <w:rFonts w:ascii="Times New Roman" w:hAnsi="Times New Roman" w:cs="Times New Roman"/>
        </w:rPr>
        <w:t>, it would be helpful to provide rationales to define these two periods in this study.</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Response:</w:t>
      </w:r>
      <w:r w:rsidRPr="00D72543">
        <w:rPr>
          <w:rFonts w:ascii="Times New Roman" w:hAnsi="Times New Roman" w:cs="Times New Roman"/>
        </w:rPr>
        <w:t xml:space="preserve"> We have included a sentence that addresses this comment, it reads:</w:t>
      </w:r>
    </w:p>
    <w:p w:rsidR="00636BA5" w:rsidRPr="00D72543" w:rsidRDefault="00636BA5" w:rsidP="00636BA5">
      <w:pPr>
        <w:rPr>
          <w:rFonts w:ascii="Times New Roman" w:hAnsi="Times New Roman" w:cs="Times New Roman"/>
          <w:b/>
          <w:bCs/>
        </w:rPr>
      </w:pPr>
      <w:r w:rsidRPr="00D72543">
        <w:rPr>
          <w:rFonts w:ascii="Times New Roman" w:hAnsi="Times New Roman" w:cs="Times New Roman"/>
        </w:rPr>
        <w:t xml:space="preserve">“The rationale between choosing these time periods was to provide a relative short-term projection (mid-century) that would be more policy-relevant but also show the </w:t>
      </w:r>
      <w:proofErr w:type="gramStart"/>
      <w:r w:rsidRPr="00D72543">
        <w:rPr>
          <w:rFonts w:ascii="Times New Roman" w:hAnsi="Times New Roman" w:cs="Times New Roman"/>
        </w:rPr>
        <w:t>long term</w:t>
      </w:r>
      <w:proofErr w:type="gramEnd"/>
      <w:r w:rsidRPr="00D72543">
        <w:rPr>
          <w:rFonts w:ascii="Times New Roman" w:hAnsi="Times New Roman" w:cs="Times New Roman"/>
        </w:rPr>
        <w:t xml:space="preserve"> trend.”</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Should</w:t>
      </w:r>
      <w:r w:rsidRPr="00D72543">
        <w:rPr>
          <w:rFonts w:ascii="Times New Roman" w:hAnsi="Times New Roman" w:cs="Times New Roman"/>
        </w:rPr>
        <w:t xml:space="preserve"> have a word consistency for "transboundary species, transboundary</w:t>
      </w:r>
      <w:r w:rsidRPr="00D72543">
        <w:rPr>
          <w:rFonts w:ascii="Times New Roman" w:hAnsi="Times New Roman" w:cs="Times New Roman"/>
        </w:rPr>
        <w:br/>
        <w:t> fisheries and transboundary stock </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We have reviewed the text and changed all “transboundary species/fisheries” to “transboundary stocks”. We left “transboundary fisheries” in the title and abstract as we believe is a more friendly term for non-experts.</w:t>
      </w:r>
    </w:p>
    <w:p w:rsidR="00636BA5" w:rsidRPr="00D72543" w:rsidRDefault="00636BA5" w:rsidP="00636BA5">
      <w:pPr>
        <w:rPr>
          <w:rFonts w:ascii="Times New Roman" w:hAnsi="Times New Roman" w:cs="Times New Roman"/>
        </w:rPr>
      </w:pPr>
      <w:r w:rsidRPr="00D72543">
        <w:rPr>
          <w:rFonts w:ascii="Times New Roman" w:hAnsi="Times New Roman" w:cs="Times New Roman"/>
        </w:rPr>
        <w:br/>
        <w:t> </w:t>
      </w:r>
      <w:r w:rsidRPr="00D72543">
        <w:rPr>
          <w:rFonts w:ascii="Times New Roman" w:hAnsi="Times New Roman" w:cs="Times New Roman"/>
          <w:highlight w:val="green"/>
        </w:rPr>
        <w:t>L55:</w:t>
      </w:r>
      <w:r w:rsidRPr="00D72543">
        <w:rPr>
          <w:rFonts w:ascii="Times New Roman" w:hAnsi="Times New Roman" w:cs="Times New Roman"/>
        </w:rPr>
        <w:t xml:space="preserve"> this sentence should be elaborated for non-fishery background</w:t>
      </w:r>
      <w:r w:rsidRPr="00D72543">
        <w:rPr>
          <w:rFonts w:ascii="Times New Roman" w:hAnsi="Times New Roman" w:cs="Times New Roman"/>
        </w:rPr>
        <w:br/>
        <w:t> readers (also L313</w:t>
      </w:r>
      <w:proofErr w:type="gramStart"/>
      <w:r w:rsidRPr="00D72543">
        <w:rPr>
          <w:rFonts w:ascii="Times New Roman" w:hAnsi="Times New Roman" w:cs="Times New Roman"/>
        </w:rPr>
        <w:t>)  For</w:t>
      </w:r>
      <w:proofErr w:type="gramEnd"/>
      <w:r w:rsidRPr="00D72543">
        <w:rPr>
          <w:rFonts w:ascii="Times New Roman" w:hAnsi="Times New Roman" w:cs="Times New Roman"/>
        </w:rPr>
        <w:t xml:space="preserve"> instance,  (e.g., quota or spatial delimitation)  &amp;#8658; catch quota or spatial</w:t>
      </w:r>
      <w:r w:rsidRPr="00D72543">
        <w:rPr>
          <w:rFonts w:ascii="Times New Roman" w:hAnsi="Times New Roman" w:cs="Times New Roman"/>
        </w:rPr>
        <w:br/>
        <w:t> delimitation for fishing activities</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Response</w:t>
      </w:r>
      <w:r w:rsidRPr="00D72543">
        <w:rPr>
          <w:rFonts w:ascii="Times New Roman" w:hAnsi="Times New Roman" w:cs="Times New Roman"/>
        </w:rPr>
        <w:t>: Addressed in text</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L</w:t>
      </w:r>
      <w:proofErr w:type="gramStart"/>
      <w:r w:rsidRPr="00D72543">
        <w:rPr>
          <w:rFonts w:ascii="Times New Roman" w:hAnsi="Times New Roman" w:cs="Times New Roman"/>
          <w:highlight w:val="green"/>
        </w:rPr>
        <w:t>117</w:t>
      </w:r>
      <w:r w:rsidRPr="00D72543">
        <w:rPr>
          <w:rFonts w:ascii="Times New Roman" w:hAnsi="Times New Roman" w:cs="Times New Roman"/>
        </w:rPr>
        <w:t xml:space="preserve"> :</w:t>
      </w:r>
      <w:proofErr w:type="gramEnd"/>
      <w:r w:rsidRPr="00D72543">
        <w:rPr>
          <w:rFonts w:ascii="Times New Roman" w:hAnsi="Times New Roman" w:cs="Times New Roman"/>
        </w:rPr>
        <w:t xml:space="preserve"> Fig 1 does not have enough information to correspond to this</w:t>
      </w:r>
      <w:r w:rsidRPr="00D72543">
        <w:rPr>
          <w:rFonts w:ascii="Times New Roman" w:hAnsi="Times New Roman" w:cs="Times New Roman"/>
        </w:rPr>
        <w:br/>
        <w:t> sentence.</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lastRenderedPageBreak/>
        <w:t xml:space="preserve">Response: </w:t>
      </w:r>
      <w:r w:rsidRPr="00D72543">
        <w:rPr>
          <w:rFonts w:ascii="Times New Roman" w:hAnsi="Times New Roman" w:cs="Times New Roman"/>
        </w:rPr>
        <w:t>This sentence refers to table 1 and not figure 1. We show in the table the treaties and the number of species they manage</w:t>
      </w:r>
      <w:r w:rsidRPr="00D72543">
        <w:rPr>
          <w:rFonts w:ascii="Times New Roman" w:hAnsi="Times New Roman" w:cs="Times New Roman"/>
        </w:rPr>
        <w:br/>
      </w:r>
    </w:p>
    <w:p w:rsidR="00636BA5" w:rsidRPr="00D72543" w:rsidRDefault="00636BA5" w:rsidP="00636BA5">
      <w:pPr>
        <w:rPr>
          <w:rFonts w:ascii="Times New Roman" w:hAnsi="Times New Roman" w:cs="Times New Roman"/>
        </w:rPr>
      </w:pPr>
      <w:r w:rsidRPr="00D72543">
        <w:rPr>
          <w:rFonts w:ascii="Times New Roman" w:hAnsi="Times New Roman" w:cs="Times New Roman"/>
        </w:rPr>
        <w:t> </w:t>
      </w:r>
      <w:r w:rsidRPr="00D72543">
        <w:rPr>
          <w:rFonts w:ascii="Times New Roman" w:hAnsi="Times New Roman" w:cs="Times New Roman"/>
          <w:highlight w:val="green"/>
        </w:rPr>
        <w:t>L164,</w:t>
      </w:r>
      <w:r w:rsidRPr="00D72543">
        <w:rPr>
          <w:rFonts w:ascii="Times New Roman" w:hAnsi="Times New Roman" w:cs="Times New Roman"/>
        </w:rPr>
        <w:t xml:space="preserve"> 167, 174, 183: no equation numbers, references or symbols in</w:t>
      </w:r>
      <w:r w:rsidRPr="00D72543">
        <w:rPr>
          <w:rFonts w:ascii="Times New Roman" w:hAnsi="Times New Roman" w:cs="Times New Roman"/>
        </w:rPr>
        <w:br/>
        <w:t> parenthesis?</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Response:</w:t>
      </w:r>
      <w:r w:rsidRPr="00D72543">
        <w:rPr>
          <w:rFonts w:ascii="Times New Roman" w:hAnsi="Times New Roman" w:cs="Times New Roman"/>
        </w:rPr>
        <w:t xml:space="preserve"> Equation numbers will be included by the journal</w:t>
      </w:r>
      <w:r w:rsidRPr="00D72543">
        <w:rPr>
          <w:rFonts w:ascii="Times New Roman" w:hAnsi="Times New Roman" w:cs="Times New Roman"/>
        </w:rPr>
        <w:br/>
      </w:r>
      <w:r w:rsidRPr="00D72543">
        <w:rPr>
          <w:rFonts w:ascii="Times New Roman" w:hAnsi="Times New Roman" w:cs="Times New Roman"/>
        </w:rPr>
        <w:br/>
      </w:r>
      <w:r w:rsidRPr="00D72543">
        <w:rPr>
          <w:rFonts w:ascii="Times New Roman" w:hAnsi="Times New Roman" w:cs="Times New Roman"/>
          <w:highlight w:val="green"/>
        </w:rPr>
        <w:t>L192:</w:t>
      </w:r>
      <w:r w:rsidRPr="00D72543">
        <w:rPr>
          <w:rFonts w:ascii="Times New Roman" w:hAnsi="Times New Roman" w:cs="Times New Roman"/>
        </w:rPr>
        <w:t xml:space="preserve"> </w:t>
      </w:r>
      <w:proofErr w:type="spellStart"/>
      <w:r w:rsidRPr="00D72543">
        <w:rPr>
          <w:rFonts w:ascii="Times New Roman" w:hAnsi="Times New Roman" w:cs="Times New Roman"/>
        </w:rPr>
        <w:t>Github</w:t>
      </w:r>
      <w:proofErr w:type="spellEnd"/>
      <w:r w:rsidRPr="00D72543">
        <w:rPr>
          <w:rFonts w:ascii="Times New Roman" w:hAnsi="Times New Roman" w:cs="Times New Roman"/>
        </w:rPr>
        <w:t xml:space="preserve"> link does not work.</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I</w:t>
      </w:r>
      <w:r w:rsidR="00CD0BF6">
        <w:rPr>
          <w:rFonts w:ascii="Times New Roman" w:hAnsi="Times New Roman" w:cs="Times New Roman"/>
        </w:rPr>
        <w:t xml:space="preserve">t is available now. </w:t>
      </w:r>
      <w:r w:rsidRPr="00D72543">
        <w:rPr>
          <w:rFonts w:ascii="Times New Roman" w:hAnsi="Times New Roman" w:cs="Times New Roman"/>
        </w:rPr>
        <w:t>We have uploaded the code along with the responses for the reviewer to see.</w:t>
      </w:r>
    </w:p>
    <w:p w:rsidR="00636BA5" w:rsidRPr="00D72543" w:rsidRDefault="00636BA5" w:rsidP="00636BA5">
      <w:pPr>
        <w:rPr>
          <w:rFonts w:ascii="Times New Roman" w:hAnsi="Times New Roman" w:cs="Times New Roman"/>
        </w:rPr>
      </w:pPr>
      <w:r w:rsidRPr="00D72543">
        <w:rPr>
          <w:rFonts w:ascii="Times New Roman" w:hAnsi="Times New Roman" w:cs="Times New Roman"/>
        </w:rPr>
        <w:br/>
        <w:t> </w:t>
      </w:r>
      <w:r w:rsidRPr="00D72543">
        <w:rPr>
          <w:rFonts w:ascii="Times New Roman" w:hAnsi="Times New Roman" w:cs="Times New Roman"/>
          <w:highlight w:val="green"/>
        </w:rPr>
        <w:t>L203:</w:t>
      </w:r>
      <w:r w:rsidRPr="00D72543">
        <w:rPr>
          <w:rFonts w:ascii="Times New Roman" w:hAnsi="Times New Roman" w:cs="Times New Roman"/>
        </w:rPr>
        <w:t xml:space="preserve"> "transboundary fisheries" should be "transboundary stocks"</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Revised</w:t>
      </w:r>
      <w:r w:rsidRPr="00D72543">
        <w:rPr>
          <w:rFonts w:ascii="Times New Roman" w:hAnsi="Times New Roman" w:cs="Times New Roman"/>
          <w:b/>
          <w:bCs/>
        </w:rPr>
        <w:t xml:space="preserve"> </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L300</w:t>
      </w:r>
      <w:r w:rsidRPr="00D72543">
        <w:rPr>
          <w:rFonts w:ascii="Times New Roman" w:hAnsi="Times New Roman" w:cs="Times New Roman"/>
        </w:rPr>
        <w:t>; these are not "management objectives." these should be management</w:t>
      </w:r>
      <w:r w:rsidRPr="00D72543">
        <w:rPr>
          <w:rFonts w:ascii="Times New Roman" w:hAnsi="Times New Roman" w:cs="Times New Roman"/>
        </w:rPr>
        <w:br/>
        <w:t> devices (or other appropriate words). </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Revised</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Fig 6:</w:t>
      </w:r>
      <w:r w:rsidRPr="00D72543">
        <w:rPr>
          <w:rFonts w:ascii="Times New Roman" w:hAnsi="Times New Roman" w:cs="Times New Roman"/>
        </w:rPr>
        <w:t xml:space="preserve"> A vertical line divides "High emission" and "Low emission" into</w:t>
      </w:r>
      <w:r w:rsidRPr="00D72543">
        <w:rPr>
          <w:rFonts w:ascii="Times New Roman" w:hAnsi="Times New Roman" w:cs="Times New Roman"/>
        </w:rPr>
        <w:br/>
        <w:t> two areas would help to understand.</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Revised</w:t>
      </w:r>
      <w:r w:rsidRPr="00D72543">
        <w:rPr>
          <w:rFonts w:ascii="Times New Roman" w:hAnsi="Times New Roman" w:cs="Times New Roman"/>
        </w:rPr>
        <w:br/>
      </w:r>
      <w:r w:rsidRPr="00D72543">
        <w:rPr>
          <w:rFonts w:ascii="Times New Roman" w:hAnsi="Times New Roman" w:cs="Times New Roman"/>
        </w:rPr>
        <w:br/>
      </w:r>
    </w:p>
    <w:p w:rsidR="00636BA5" w:rsidRPr="00D72543" w:rsidRDefault="00636BA5" w:rsidP="00841065">
      <w:pPr>
        <w:rPr>
          <w:rFonts w:ascii="Times New Roman" w:hAnsi="Times New Roman" w:cs="Times New Roman"/>
          <w:color w:val="000000" w:themeColor="text1"/>
        </w:rPr>
      </w:pPr>
    </w:p>
    <w:sectPr w:rsidR="00636BA5" w:rsidRPr="00D72543" w:rsidSect="002C13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iam Cheung">
    <w15:presenceInfo w15:providerId="None" w15:userId="William Che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62A"/>
    <w:rsid w:val="0000055A"/>
    <w:rsid w:val="00051A15"/>
    <w:rsid w:val="00070276"/>
    <w:rsid w:val="0008334A"/>
    <w:rsid w:val="000841CA"/>
    <w:rsid w:val="00084E32"/>
    <w:rsid w:val="000F6DC0"/>
    <w:rsid w:val="00126F39"/>
    <w:rsid w:val="00132ADA"/>
    <w:rsid w:val="001703DA"/>
    <w:rsid w:val="00176127"/>
    <w:rsid w:val="001B3DB4"/>
    <w:rsid w:val="00230F31"/>
    <w:rsid w:val="00275845"/>
    <w:rsid w:val="002760DE"/>
    <w:rsid w:val="002C13B2"/>
    <w:rsid w:val="002C4D0F"/>
    <w:rsid w:val="002C63F3"/>
    <w:rsid w:val="002E606D"/>
    <w:rsid w:val="00382197"/>
    <w:rsid w:val="003C6C99"/>
    <w:rsid w:val="003D093F"/>
    <w:rsid w:val="003D3B72"/>
    <w:rsid w:val="003D5267"/>
    <w:rsid w:val="003E1088"/>
    <w:rsid w:val="00404D20"/>
    <w:rsid w:val="004204EA"/>
    <w:rsid w:val="00465B6B"/>
    <w:rsid w:val="00466885"/>
    <w:rsid w:val="004B3E4A"/>
    <w:rsid w:val="004B6B92"/>
    <w:rsid w:val="004C3C0A"/>
    <w:rsid w:val="0056018A"/>
    <w:rsid w:val="00563053"/>
    <w:rsid w:val="005677A3"/>
    <w:rsid w:val="00572F1A"/>
    <w:rsid w:val="005F428E"/>
    <w:rsid w:val="00636BA5"/>
    <w:rsid w:val="00637120"/>
    <w:rsid w:val="006851E0"/>
    <w:rsid w:val="006C4352"/>
    <w:rsid w:val="006D1CD4"/>
    <w:rsid w:val="006D1E7B"/>
    <w:rsid w:val="006D66C9"/>
    <w:rsid w:val="006F355F"/>
    <w:rsid w:val="007120E1"/>
    <w:rsid w:val="00721DCE"/>
    <w:rsid w:val="00742D44"/>
    <w:rsid w:val="007502F9"/>
    <w:rsid w:val="007B0216"/>
    <w:rsid w:val="007C589C"/>
    <w:rsid w:val="007D1F86"/>
    <w:rsid w:val="007F0C29"/>
    <w:rsid w:val="00836E11"/>
    <w:rsid w:val="00841065"/>
    <w:rsid w:val="00865090"/>
    <w:rsid w:val="008E07E6"/>
    <w:rsid w:val="008F5FF9"/>
    <w:rsid w:val="00904C11"/>
    <w:rsid w:val="00915F66"/>
    <w:rsid w:val="00984E85"/>
    <w:rsid w:val="009A3530"/>
    <w:rsid w:val="00A129FB"/>
    <w:rsid w:val="00A55419"/>
    <w:rsid w:val="00A93232"/>
    <w:rsid w:val="00AA17D8"/>
    <w:rsid w:val="00AB062A"/>
    <w:rsid w:val="00B35550"/>
    <w:rsid w:val="00B46935"/>
    <w:rsid w:val="00B4750C"/>
    <w:rsid w:val="00B9376A"/>
    <w:rsid w:val="00BC2FDE"/>
    <w:rsid w:val="00BC69A3"/>
    <w:rsid w:val="00BE2551"/>
    <w:rsid w:val="00C27D5E"/>
    <w:rsid w:val="00C42290"/>
    <w:rsid w:val="00C86A40"/>
    <w:rsid w:val="00CD0BF6"/>
    <w:rsid w:val="00CE2CA3"/>
    <w:rsid w:val="00CF34F5"/>
    <w:rsid w:val="00D40311"/>
    <w:rsid w:val="00D5657E"/>
    <w:rsid w:val="00D72543"/>
    <w:rsid w:val="00D83408"/>
    <w:rsid w:val="00D93101"/>
    <w:rsid w:val="00DA3829"/>
    <w:rsid w:val="00DC6AB1"/>
    <w:rsid w:val="00DD0DDB"/>
    <w:rsid w:val="00DE1936"/>
    <w:rsid w:val="00E347A3"/>
    <w:rsid w:val="00E452FE"/>
    <w:rsid w:val="00E84366"/>
    <w:rsid w:val="00E86DC7"/>
    <w:rsid w:val="00EA0CAD"/>
    <w:rsid w:val="00EE38FC"/>
    <w:rsid w:val="00EE67D1"/>
    <w:rsid w:val="00F46D02"/>
    <w:rsid w:val="00FA1D73"/>
    <w:rsid w:val="00FB36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58EFA"/>
  <w15:chartTrackingRefBased/>
  <w15:docId w15:val="{AD457E83-00C7-DB4F-BBA9-3C2112A9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B062A"/>
  </w:style>
  <w:style w:type="paragraph" w:customStyle="1" w:styleId="ImageCaption">
    <w:name w:val="Image Caption"/>
    <w:basedOn w:val="Caption"/>
    <w:rsid w:val="00BE2551"/>
    <w:pPr>
      <w:spacing w:after="120"/>
    </w:pPr>
    <w:rPr>
      <w:rFonts w:eastAsia="Times New Roman" w:cs="Times New Roman"/>
      <w:iCs w:val="0"/>
      <w:color w:val="auto"/>
      <w:sz w:val="24"/>
      <w:szCs w:val="24"/>
      <w:lang w:val="en-US"/>
    </w:rPr>
  </w:style>
  <w:style w:type="paragraph" w:styleId="Caption">
    <w:name w:val="caption"/>
    <w:basedOn w:val="Normal"/>
    <w:next w:val="Normal"/>
    <w:uiPriority w:val="35"/>
    <w:semiHidden/>
    <w:unhideWhenUsed/>
    <w:qFormat/>
    <w:rsid w:val="00BE2551"/>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4693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6935"/>
    <w:rPr>
      <w:rFonts w:ascii="Times New Roman" w:hAnsi="Times New Roman" w:cs="Times New Roman"/>
      <w:sz w:val="18"/>
      <w:szCs w:val="18"/>
    </w:rPr>
  </w:style>
  <w:style w:type="paragraph" w:customStyle="1" w:styleId="FirstParagraph">
    <w:name w:val="First Paragraph"/>
    <w:basedOn w:val="BodyText"/>
    <w:next w:val="BodyText"/>
    <w:qFormat/>
    <w:rsid w:val="008F5FF9"/>
    <w:pPr>
      <w:spacing w:before="180" w:after="180"/>
    </w:pPr>
    <w:rPr>
      <w:lang w:val="en-US"/>
    </w:rPr>
  </w:style>
  <w:style w:type="paragraph" w:styleId="BodyText">
    <w:name w:val="Body Text"/>
    <w:basedOn w:val="Normal"/>
    <w:link w:val="BodyTextChar"/>
    <w:uiPriority w:val="99"/>
    <w:unhideWhenUsed/>
    <w:rsid w:val="008F5FF9"/>
    <w:pPr>
      <w:spacing w:after="120"/>
    </w:pPr>
  </w:style>
  <w:style w:type="character" w:customStyle="1" w:styleId="BodyTextChar">
    <w:name w:val="Body Text Char"/>
    <w:basedOn w:val="DefaultParagraphFont"/>
    <w:link w:val="BodyText"/>
    <w:uiPriority w:val="99"/>
    <w:rsid w:val="008F5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83508">
      <w:bodyDiv w:val="1"/>
      <w:marLeft w:val="0"/>
      <w:marRight w:val="0"/>
      <w:marTop w:val="0"/>
      <w:marBottom w:val="0"/>
      <w:divBdr>
        <w:top w:val="none" w:sz="0" w:space="0" w:color="auto"/>
        <w:left w:val="none" w:sz="0" w:space="0" w:color="auto"/>
        <w:bottom w:val="none" w:sz="0" w:space="0" w:color="auto"/>
        <w:right w:val="none" w:sz="0" w:space="0" w:color="auto"/>
      </w:divBdr>
      <w:divsChild>
        <w:div w:id="10420984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37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6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4534</Words>
  <Characters>25850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Juliano Palacios</dc:creator>
  <cp:keywords/>
  <dc:description/>
  <cp:lastModifiedBy>Microsoft Office User</cp:lastModifiedBy>
  <cp:revision>7</cp:revision>
  <dcterms:created xsi:type="dcterms:W3CDTF">2020-04-23T14:56:00Z</dcterms:created>
  <dcterms:modified xsi:type="dcterms:W3CDTF">2020-04-23T15:27:00Z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id="http://www.zotero.org/styles/science"/&gt;&lt;format class="21"/&gt;&lt;count citations="3" publications="5"/&gt;&lt;/info&gt;PAPERS2_INFO_END</vt:lpwstr>
  </property>
</Properties>
</file>